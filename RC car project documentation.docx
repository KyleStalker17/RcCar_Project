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E3CF1" w14:textId="77777777" w:rsidR="004252B7" w:rsidRPr="004252B7" w:rsidRDefault="004252B7" w:rsidP="004252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RC car project documentation</w:t>
      </w:r>
    </w:p>
    <w:p w14:paraId="68B4C351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B5DC21" w14:textId="77777777" w:rsidR="004252B7" w:rsidRPr="004252B7" w:rsidRDefault="004252B7" w:rsidP="004252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Overview</w:t>
      </w:r>
    </w:p>
    <w:p w14:paraId="50CAD8CC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EBD8DD" w14:textId="3BAB716F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The goal of this project was to build a functioning 1/24 scale remote controlled replica of my 2004 Mini Cooper. I wanted it to have </w:t>
      </w:r>
      <w:del w:id="0" w:author="Kyle Stalker" w:date="2024-04-03T21:25:00Z">
        <w:r w:rsidRPr="004252B7" w:rsidDel="00F0702A">
          <w:rPr>
            <w:rFonts w:ascii="Arial" w:eastAsia="Times New Roman" w:hAnsi="Arial" w:cs="Arial"/>
            <w:color w:val="000000"/>
            <w:kern w:val="0"/>
            <w14:ligatures w14:val="none"/>
          </w:rPr>
          <w:delText xml:space="preserve">way </w:delText>
        </w:r>
      </w:del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more features than a </w:t>
      </w:r>
      <w:ins w:id="1" w:author="Kyle Stalker" w:date="2024-04-03T21:10:00Z">
        <w:r w:rsidR="00ED52E4">
          <w:rPr>
            <w:rFonts w:ascii="Arial" w:eastAsia="Times New Roman" w:hAnsi="Arial" w:cs="Arial"/>
            <w:color w:val="000000"/>
            <w:kern w:val="0"/>
            <w14:ligatures w14:val="none"/>
          </w:rPr>
          <w:t xml:space="preserve">cheap </w:t>
        </w:r>
      </w:ins>
      <w:del w:id="2" w:author="Kyle Stalker" w:date="2024-04-03T21:10:00Z">
        <w:r w:rsidRPr="004252B7" w:rsidDel="00ED52E4">
          <w:rPr>
            <w:rFonts w:ascii="Arial" w:eastAsia="Times New Roman" w:hAnsi="Arial" w:cs="Arial"/>
            <w:color w:val="000000"/>
            <w:kern w:val="0"/>
            <w14:ligatures w14:val="none"/>
          </w:rPr>
          <w:delText>standar</w:delText>
        </w:r>
      </w:del>
      <w:del w:id="3" w:author="Kyle Stalker" w:date="2024-04-03T21:09:00Z">
        <w:r w:rsidRPr="004252B7" w:rsidDel="00ED52E4">
          <w:rPr>
            <w:rFonts w:ascii="Arial" w:eastAsia="Times New Roman" w:hAnsi="Arial" w:cs="Arial"/>
            <w:color w:val="000000"/>
            <w:kern w:val="0"/>
            <w14:ligatures w14:val="none"/>
          </w:rPr>
          <w:delText>d Wal-mart</w:delText>
        </w:r>
      </w:del>
      <w:ins w:id="4" w:author="Kyle Stalker" w:date="2024-04-03T21:09:00Z">
        <w:r w:rsidR="00ED52E4" w:rsidRPr="004252B7">
          <w:rPr>
            <w:rFonts w:ascii="Arial" w:eastAsia="Times New Roman" w:hAnsi="Arial" w:cs="Arial"/>
            <w:color w:val="000000"/>
            <w:kern w:val="0"/>
            <w14:ligatures w14:val="none"/>
          </w:rPr>
          <w:t>Wal-Mart</w:t>
        </w:r>
      </w:ins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car, including better range, a graduated throttle system that had more than two speeds, A graduated steering system that had more than t</w:t>
      </w:r>
      <w:ins w:id="5" w:author="Kyle Stalker" w:date="2024-04-03T21:25:00Z">
        <w:r w:rsidR="00F0702A">
          <w:rPr>
            <w:rFonts w:ascii="Arial" w:eastAsia="Times New Roman" w:hAnsi="Arial" w:cs="Arial"/>
            <w:color w:val="000000"/>
            <w:kern w:val="0"/>
            <w14:ligatures w14:val="none"/>
          </w:rPr>
          <w:t>hree</w:t>
        </w:r>
      </w:ins>
      <w:del w:id="6" w:author="Kyle Stalker" w:date="2024-04-03T21:25:00Z">
        <w:r w:rsidRPr="004252B7" w:rsidDel="00F0702A">
          <w:rPr>
            <w:rFonts w:ascii="Arial" w:eastAsia="Times New Roman" w:hAnsi="Arial" w:cs="Arial"/>
            <w:color w:val="000000"/>
            <w:kern w:val="0"/>
            <w14:ligatures w14:val="none"/>
          </w:rPr>
          <w:delText>wo</w:delText>
        </w:r>
      </w:del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positions, working brakes, headlights, brake lights, and turn signals. </w:t>
      </w:r>
      <w:ins w:id="7" w:author="Kyle Stalker" w:date="2024-04-03T21:11:00Z">
        <w:r w:rsidR="00ED52E4">
          <w:rPr>
            <w:rFonts w:ascii="Arial" w:eastAsia="Times New Roman" w:hAnsi="Arial" w:cs="Arial"/>
            <w:color w:val="000000"/>
            <w:kern w:val="0"/>
            <w14:ligatures w14:val="none"/>
          </w:rPr>
          <w:t xml:space="preserve">I wanted the driving experience to be more like a real car, so it won’t be able to accelerate instantly to </w:t>
        </w:r>
      </w:ins>
      <w:ins w:id="8" w:author="Kyle Stalker" w:date="2024-04-03T21:12:00Z">
        <w:r w:rsidR="00ED52E4">
          <w:rPr>
            <w:rFonts w:ascii="Arial" w:eastAsia="Times New Roman" w:hAnsi="Arial" w:cs="Arial"/>
            <w:color w:val="000000"/>
            <w:kern w:val="0"/>
            <w14:ligatures w14:val="none"/>
          </w:rPr>
          <w:t>maximum speed, and if the throttle is released it will slowly come to a stop. The brakes also won’t</w:t>
        </w:r>
      </w:ins>
      <w:ins w:id="9" w:author="Kyle Stalker" w:date="2024-04-03T21:13:00Z">
        <w:r w:rsidR="00ED52E4">
          <w:rPr>
            <w:rFonts w:ascii="Arial" w:eastAsia="Times New Roman" w:hAnsi="Arial" w:cs="Arial"/>
            <w:color w:val="000000"/>
            <w:kern w:val="0"/>
            <w14:ligatures w14:val="none"/>
          </w:rPr>
          <w:t xml:space="preserve"> immediately stop the car so that it feels like you have momentum.</w:t>
        </w:r>
      </w:ins>
      <w:ins w:id="10" w:author="Kyle Stalker" w:date="2024-04-03T21:11:00Z">
        <w:r w:rsidR="00ED52E4">
          <w:rPr>
            <w:rFonts w:ascii="Arial" w:eastAsia="Times New Roman" w:hAnsi="Arial" w:cs="Arial"/>
            <w:color w:val="000000"/>
            <w:kern w:val="0"/>
            <w14:ligatures w14:val="none"/>
          </w:rPr>
          <w:t xml:space="preserve"> </w:t>
        </w:r>
      </w:ins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I also wanted to be able to mount an FPV camera on it, and include a head tracking system.</w:t>
      </w:r>
    </w:p>
    <w:p w14:paraId="42EB4617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ECB5D9" w14:textId="241127DA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This project consists of three main parts, the transmitter, the shell, and the receiver. The transmitter and the receiver each have their own </w:t>
      </w:r>
      <w:del w:id="11" w:author="Kyle Stalker" w:date="2024-04-03T21:10:00Z">
        <w:r w:rsidRPr="004252B7" w:rsidDel="00ED52E4">
          <w:rPr>
            <w:rFonts w:ascii="Arial" w:eastAsia="Times New Roman" w:hAnsi="Arial" w:cs="Arial"/>
            <w:color w:val="000000"/>
            <w:kern w:val="0"/>
            <w14:ligatures w14:val="none"/>
          </w:rPr>
          <w:delText>arduino</w:delText>
        </w:r>
      </w:del>
      <w:ins w:id="12" w:author="Kyle Stalker" w:date="2024-04-03T21:10:00Z">
        <w:r w:rsidR="00ED52E4" w:rsidRPr="004252B7">
          <w:rPr>
            <w:rFonts w:ascii="Arial" w:eastAsia="Times New Roman" w:hAnsi="Arial" w:cs="Arial"/>
            <w:color w:val="000000"/>
            <w:kern w:val="0"/>
            <w14:ligatures w14:val="none"/>
          </w:rPr>
          <w:t>Arduino</w:t>
        </w:r>
      </w:ins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board, wiring diagram, and physical hardware. The electronics need to be built and programmed simultaneously </w:t>
      </w:r>
      <w:del w:id="13" w:author="Kyle Stalker" w:date="2024-04-03T21:10:00Z">
        <w:r w:rsidRPr="004252B7" w:rsidDel="00ED52E4">
          <w:rPr>
            <w:rFonts w:ascii="Arial" w:eastAsia="Times New Roman" w:hAnsi="Arial" w:cs="Arial"/>
            <w:color w:val="000000"/>
            <w:kern w:val="0"/>
            <w14:ligatures w14:val="none"/>
          </w:rPr>
          <w:delText>in order to</w:delText>
        </w:r>
      </w:del>
      <w:ins w:id="14" w:author="Kyle Stalker" w:date="2024-04-03T21:10:00Z">
        <w:r w:rsidR="00ED52E4" w:rsidRPr="004252B7">
          <w:rPr>
            <w:rFonts w:ascii="Arial" w:eastAsia="Times New Roman" w:hAnsi="Arial" w:cs="Arial"/>
            <w:color w:val="000000"/>
            <w:kern w:val="0"/>
            <w14:ligatures w14:val="none"/>
          </w:rPr>
          <w:t>to</w:t>
        </w:r>
      </w:ins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make sure everything is working properly. The transmitter used an Arduino Uno R3, but the receiver is running on a much smaller Arduino Nano since space on the car was a major concern.</w:t>
      </w:r>
    </w:p>
    <w:p w14:paraId="52092956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83AA79" w14:textId="0B23C629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I created the shell in Blender. I designed the insides, but the outside body mostly comes from a Mini Cooper model that I found for free on Thingiverse.com. I have since modified it to suit my needs, but the outward appearance remains mostly the same. The .blend file is apparently too big for </w:t>
      </w:r>
      <w:del w:id="15" w:author="Kyle Stalker" w:date="2024-04-03T21:10:00Z">
        <w:r w:rsidRPr="004252B7" w:rsidDel="00ED52E4">
          <w:rPr>
            <w:rFonts w:ascii="Arial" w:eastAsia="Times New Roman" w:hAnsi="Arial" w:cs="Arial"/>
            <w:color w:val="000000"/>
            <w:kern w:val="0"/>
            <w14:ligatures w14:val="none"/>
          </w:rPr>
          <w:delText>Github</w:delText>
        </w:r>
      </w:del>
      <w:ins w:id="16" w:author="Kyle Stalker" w:date="2024-04-03T21:10:00Z">
        <w:r w:rsidR="00ED52E4" w:rsidRPr="004252B7">
          <w:rPr>
            <w:rFonts w:ascii="Arial" w:eastAsia="Times New Roman" w:hAnsi="Arial" w:cs="Arial"/>
            <w:color w:val="000000"/>
            <w:kern w:val="0"/>
            <w14:ligatures w14:val="none"/>
          </w:rPr>
          <w:t>GitHub</w:t>
        </w:r>
      </w:ins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, so I just uploaded all</w:t>
      </w:r>
      <w:del w:id="17" w:author="Kyle Stalker" w:date="2024-04-03T21:14:00Z">
        <w:r w:rsidRPr="004252B7" w:rsidDel="008E2FCB">
          <w:rPr>
            <w:rFonts w:ascii="Arial" w:eastAsia="Times New Roman" w:hAnsi="Arial" w:cs="Arial"/>
            <w:color w:val="000000"/>
            <w:kern w:val="0"/>
            <w14:ligatures w14:val="none"/>
          </w:rPr>
          <w:delText xml:space="preserve"> of</w:delText>
        </w:r>
      </w:del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the .stl files. They’re fairly low poly and should be easy to modify if necessary.</w:t>
      </w:r>
    </w:p>
    <w:p w14:paraId="0A2FC2D2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51A41D" w14:textId="25A0B799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This is the link to the </w:t>
      </w:r>
      <w:del w:id="18" w:author="Kyle Stalker" w:date="2024-04-03T21:10:00Z">
        <w:r w:rsidRPr="004252B7" w:rsidDel="00ED52E4">
          <w:rPr>
            <w:rFonts w:ascii="Arial" w:eastAsia="Times New Roman" w:hAnsi="Arial" w:cs="Arial"/>
            <w:color w:val="000000"/>
            <w:kern w:val="0"/>
            <w14:ligatures w14:val="none"/>
          </w:rPr>
          <w:delText>github</w:delText>
        </w:r>
      </w:del>
      <w:ins w:id="19" w:author="Kyle Stalker" w:date="2024-04-03T21:10:00Z">
        <w:r w:rsidR="00ED52E4" w:rsidRPr="004252B7">
          <w:rPr>
            <w:rFonts w:ascii="Arial" w:eastAsia="Times New Roman" w:hAnsi="Arial" w:cs="Arial"/>
            <w:color w:val="000000"/>
            <w:kern w:val="0"/>
            <w14:ligatures w14:val="none"/>
          </w:rPr>
          <w:t>GitHub</w:t>
        </w:r>
      </w:ins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repo containing the files for the project</w:t>
      </w:r>
    </w:p>
    <w:p w14:paraId="0811E4B9" w14:textId="77777777" w:rsidR="004252B7" w:rsidRPr="004252B7" w:rsidRDefault="00000000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4" w:history="1">
        <w:r w:rsidR="004252B7" w:rsidRPr="004252B7">
          <w:rPr>
            <w:rFonts w:ascii="Arial" w:eastAsia="Times New Roman" w:hAnsi="Arial" w:cs="Arial"/>
            <w:color w:val="1155CC"/>
            <w:kern w:val="0"/>
            <w:u w:val="single"/>
            <w14:ligatures w14:val="none"/>
          </w:rPr>
          <w:t>https://github.com/KyleStalker17/RcCar_Project/tree/main</w:t>
        </w:r>
      </w:hyperlink>
    </w:p>
    <w:p w14:paraId="31804E2C" w14:textId="77777777" w:rsidR="004252B7" w:rsidRPr="004252B7" w:rsidRDefault="004252B7" w:rsidP="004252B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D0E3842" w14:textId="77777777" w:rsidR="004252B7" w:rsidRDefault="004252B7">
      <w:pPr>
        <w:rPr>
          <w:ins w:id="20" w:author="Kyle Stalker" w:date="2024-04-03T11:29:00Z"/>
          <w:rFonts w:ascii="Arial" w:eastAsia="Times New Roman" w:hAnsi="Arial" w:cs="Arial"/>
          <w:color w:val="000000"/>
          <w:kern w:val="0"/>
          <w:u w:val="single"/>
          <w14:ligatures w14:val="none"/>
        </w:rPr>
      </w:pPr>
      <w:ins w:id="21" w:author="Kyle Stalker" w:date="2024-04-03T11:29:00Z">
        <w:r>
          <w:rPr>
            <w:rFonts w:ascii="Arial" w:eastAsia="Times New Roman" w:hAnsi="Arial" w:cs="Arial"/>
            <w:color w:val="000000"/>
            <w:kern w:val="0"/>
            <w:u w:val="single"/>
            <w14:ligatures w14:val="none"/>
          </w:rPr>
          <w:br w:type="page"/>
        </w:r>
      </w:ins>
    </w:p>
    <w:p w14:paraId="2243B3F8" w14:textId="735633CD" w:rsidR="004252B7" w:rsidRPr="004252B7" w:rsidRDefault="004252B7" w:rsidP="004252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lastRenderedPageBreak/>
        <w:t>Transmitter</w:t>
      </w:r>
    </w:p>
    <w:p w14:paraId="1A5BFD9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1C9B84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Transmitter Wiring diagram:</w:t>
      </w:r>
    </w:p>
    <w:p w14:paraId="2286F4F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71662D" w14:textId="405D0552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6ADB40C" wp14:editId="73D152A9">
            <wp:extent cx="5943600" cy="2971800"/>
            <wp:effectExtent l="0" t="0" r="0" b="0"/>
            <wp:docPr id="431583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A523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2F112EC" w14:textId="35CD0114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0E0FD29" wp14:editId="0AE5CDB4">
            <wp:extent cx="5943600" cy="2887980"/>
            <wp:effectExtent l="0" t="0" r="0" b="7620"/>
            <wp:docPr id="446970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AE18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7697B2" w14:textId="3D69FEE1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del w:id="22" w:author="Kyle Stalker" w:date="2024-04-03T21:20:00Z">
        <w:r w:rsidRPr="004252B7" w:rsidDel="008E2FCB">
          <w:rPr>
            <w:rFonts w:ascii="Arial" w:eastAsia="Times New Roman" w:hAnsi="Arial" w:cs="Arial"/>
            <w:color w:val="000000"/>
            <w:kern w:val="0"/>
            <w14:ligatures w14:val="none"/>
          </w:rPr>
          <w:delText>TinkerCad</w:delText>
        </w:r>
      </w:del>
      <w:ins w:id="23" w:author="Kyle Stalker" w:date="2024-04-03T21:20:00Z">
        <w:r w:rsidR="008E2FCB" w:rsidRPr="004252B7">
          <w:rPr>
            <w:rFonts w:ascii="Arial" w:eastAsia="Times New Roman" w:hAnsi="Arial" w:cs="Arial"/>
            <w:color w:val="000000"/>
            <w:kern w:val="0"/>
            <w14:ligatures w14:val="none"/>
          </w:rPr>
          <w:t>Tinker CAD</w:t>
        </w:r>
      </w:ins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doesn’t have a symbol for the transmitter or compass modules, so I used replacement symbols to represent them. The purple wire, coming from A5, goes to the SDA pin of the compass, and the green wire, coming from A4, goes to the S</w:t>
      </w:r>
      <w:ins w:id="24" w:author="Kyle Stalker" w:date="2024-04-03T21:20:00Z">
        <w:r w:rsidR="008E2FCB">
          <w:rPr>
            <w:rFonts w:ascii="Arial" w:eastAsia="Times New Roman" w:hAnsi="Arial" w:cs="Arial"/>
            <w:color w:val="000000"/>
            <w:kern w:val="0"/>
            <w14:ligatures w14:val="none"/>
          </w:rPr>
          <w:t>CD</w:t>
        </w:r>
      </w:ins>
      <w:del w:id="25" w:author="Kyle Stalker" w:date="2024-04-03T21:20:00Z">
        <w:r w:rsidRPr="004252B7" w:rsidDel="008E2FCB">
          <w:rPr>
            <w:rFonts w:ascii="Arial" w:eastAsia="Times New Roman" w:hAnsi="Arial" w:cs="Arial"/>
            <w:color w:val="000000"/>
            <w:kern w:val="0"/>
            <w14:ligatures w14:val="none"/>
          </w:rPr>
          <w:delText>DX</w:delText>
        </w:r>
      </w:del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pin. The gray wire, coming from D12, goes to the data pin of the transmitter.</w:t>
      </w:r>
    </w:p>
    <w:p w14:paraId="78A684B7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3E66D4" w14:textId="7E7C4DFF" w:rsidR="004252B7" w:rsidRPr="004252B7" w:rsidDel="008E2FCB" w:rsidRDefault="004252B7" w:rsidP="004252B7">
      <w:pPr>
        <w:spacing w:after="0" w:line="240" w:lineRule="auto"/>
        <w:rPr>
          <w:del w:id="26" w:author="Kyle Stalker" w:date="2024-04-03T21:16:00Z"/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The compass module is mounted on the front of the FPV goggles, and tracks your head by figuring out how many degrees off of </w:t>
      </w:r>
      <w:ins w:id="27" w:author="Kyle Stalker" w:date="2024-04-03T21:21:00Z">
        <w:r w:rsidR="008E2FCB">
          <w:rPr>
            <w:rFonts w:ascii="Arial" w:eastAsia="Times New Roman" w:hAnsi="Arial" w:cs="Arial"/>
            <w:color w:val="000000"/>
            <w:kern w:val="0"/>
            <w14:ligatures w14:val="none"/>
          </w:rPr>
          <w:t>n</w:t>
        </w:r>
      </w:ins>
      <w:del w:id="28" w:author="Kyle Stalker" w:date="2024-04-03T21:21:00Z">
        <w:r w:rsidRPr="004252B7" w:rsidDel="008E2FCB">
          <w:rPr>
            <w:rFonts w:ascii="Arial" w:eastAsia="Times New Roman" w:hAnsi="Arial" w:cs="Arial"/>
            <w:color w:val="000000"/>
            <w:kern w:val="0"/>
            <w14:ligatures w14:val="none"/>
          </w:rPr>
          <w:delText>N</w:delText>
        </w:r>
      </w:del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orth your head is. </w:t>
      </w:r>
      <w:ins w:id="29" w:author="Kyle Stalker" w:date="2024-04-03T21:15:00Z">
        <w:r w:rsidR="008E2FCB">
          <w:rPr>
            <w:rFonts w:ascii="Arial" w:eastAsia="Times New Roman" w:hAnsi="Arial" w:cs="Arial"/>
            <w:color w:val="000000"/>
            <w:kern w:val="0"/>
            <w14:ligatures w14:val="none"/>
          </w:rPr>
          <w:t xml:space="preserve">This means that in order for it to work properly, </w:t>
        </w:r>
      </w:ins>
      <w:ins w:id="30" w:author="Kyle Stalker" w:date="2024-04-03T21:16:00Z">
        <w:r w:rsidR="008E2FCB">
          <w:rPr>
            <w:rFonts w:ascii="Arial" w:eastAsia="Times New Roman" w:hAnsi="Arial" w:cs="Arial"/>
            <w:color w:val="000000"/>
            <w:kern w:val="0"/>
            <w14:ligatures w14:val="none"/>
          </w:rPr>
          <w:t xml:space="preserve">you have to sit facing </w:t>
        </w:r>
      </w:ins>
      <w:ins w:id="31" w:author="Kyle Stalker" w:date="2024-04-03T21:21:00Z">
        <w:r w:rsidR="008E2FCB">
          <w:rPr>
            <w:rFonts w:ascii="Arial" w:eastAsia="Times New Roman" w:hAnsi="Arial" w:cs="Arial"/>
            <w:color w:val="000000"/>
            <w:kern w:val="0"/>
            <w14:ligatures w14:val="none"/>
          </w:rPr>
          <w:t>due n</w:t>
        </w:r>
      </w:ins>
      <w:ins w:id="32" w:author="Kyle Stalker" w:date="2024-04-03T21:16:00Z">
        <w:r w:rsidR="008E2FCB">
          <w:rPr>
            <w:rFonts w:ascii="Arial" w:eastAsia="Times New Roman" w:hAnsi="Arial" w:cs="Arial"/>
            <w:color w:val="000000"/>
            <w:kern w:val="0"/>
            <w14:ligatures w14:val="none"/>
          </w:rPr>
          <w:t>orth.</w:t>
        </w:r>
      </w:ins>
    </w:p>
    <w:p w14:paraId="1FFBA0B8" w14:textId="77777777" w:rsidR="004252B7" w:rsidRPr="004252B7" w:rsidDel="008E2FCB" w:rsidRDefault="004252B7" w:rsidP="004252B7">
      <w:pPr>
        <w:spacing w:after="0" w:line="240" w:lineRule="auto"/>
        <w:rPr>
          <w:del w:id="33" w:author="Kyle Stalker" w:date="2024-04-03T21:16:00Z"/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51742F" w14:textId="36637FCF" w:rsidR="004252B7" w:rsidRPr="004252B7" w:rsidDel="008E2FCB" w:rsidRDefault="004252B7" w:rsidP="004252B7">
      <w:pPr>
        <w:spacing w:after="0" w:line="240" w:lineRule="auto"/>
        <w:rPr>
          <w:del w:id="34" w:author="Kyle Stalker" w:date="2024-04-03T21:16:00Z"/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del w:id="35" w:author="Kyle Stalker" w:date="2024-04-03T21:16:00Z">
        <w:r w:rsidRPr="004252B7" w:rsidDel="008E2FCB">
          <w:rPr>
            <w:rFonts w:ascii="Arial" w:eastAsia="Times New Roman" w:hAnsi="Arial" w:cs="Arial"/>
            <w:color w:val="000000"/>
            <w:kern w:val="0"/>
            <w14:ligatures w14:val="none"/>
          </w:rPr>
          <w:delText>All the data is then collected from the switches and potentiometers, then transmitted to the receiver.</w:delText>
        </w:r>
      </w:del>
    </w:p>
    <w:p w14:paraId="36E2F189" w14:textId="77777777" w:rsidR="004252B7" w:rsidRPr="004252B7" w:rsidRDefault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PrChange w:id="36" w:author="Kyle Stalker" w:date="2024-04-03T21:16:00Z">
          <w:pPr>
            <w:spacing w:after="240" w:line="240" w:lineRule="auto"/>
          </w:pPr>
        </w:pPrChange>
      </w:pPr>
    </w:p>
    <w:p w14:paraId="3B58F308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lastRenderedPageBreak/>
        <w:t>Transmitter Parts list</w:t>
      </w:r>
    </w:p>
    <w:p w14:paraId="5E7040B6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6F78E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Arduino R3</w:t>
      </w:r>
    </w:p>
    <w:p w14:paraId="367E409C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48182D4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10534 433 MHz RF transmitter</w:t>
      </w:r>
    </w:p>
    <w:p w14:paraId="1784D6E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355E97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5x Slide switch</w:t>
      </w:r>
    </w:p>
    <w:p w14:paraId="407ABEAB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F16A9B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3x momentary button</w:t>
      </w:r>
    </w:p>
    <w:p w14:paraId="2B9396E6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810C02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8x 330Ω resistor</w:t>
      </w:r>
    </w:p>
    <w:p w14:paraId="15A9A19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A9FC5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3x 10kΩ potentiometer</w:t>
      </w:r>
    </w:p>
    <w:p w14:paraId="3F43976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147B40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QMC5883L compass module</w:t>
      </w:r>
    </w:p>
    <w:p w14:paraId="6FC91380" w14:textId="77777777" w:rsidR="004252B7" w:rsidRPr="004252B7" w:rsidRDefault="004252B7" w:rsidP="004252B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FDF9C2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Prototype pictures</w:t>
      </w:r>
    </w:p>
    <w:p w14:paraId="1D633C74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C882EB" w14:textId="77777777" w:rsidR="004252B7" w:rsidRDefault="004252B7">
      <w:pPr>
        <w:rPr>
          <w:ins w:id="37" w:author="Kyle Stalker" w:date="2024-04-03T11:29:00Z"/>
          <w:rFonts w:ascii="Arial" w:eastAsia="Times New Roman" w:hAnsi="Arial" w:cs="Arial"/>
          <w:color w:val="000000"/>
          <w:kern w:val="0"/>
          <w:u w:val="single"/>
          <w14:ligatures w14:val="none"/>
        </w:rPr>
      </w:pPr>
      <w:ins w:id="38" w:author="Kyle Stalker" w:date="2024-04-03T11:29:00Z">
        <w:r>
          <w:rPr>
            <w:rFonts w:ascii="Arial" w:eastAsia="Times New Roman" w:hAnsi="Arial" w:cs="Arial"/>
            <w:color w:val="000000"/>
            <w:kern w:val="0"/>
            <w:u w:val="single"/>
            <w14:ligatures w14:val="none"/>
          </w:rPr>
          <w:br w:type="page"/>
        </w:r>
      </w:ins>
    </w:p>
    <w:p w14:paraId="0312F1BB" w14:textId="1AA0E6F2" w:rsidR="004252B7" w:rsidRPr="004252B7" w:rsidRDefault="004252B7" w:rsidP="004252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lastRenderedPageBreak/>
        <w:t>Receiver</w:t>
      </w:r>
    </w:p>
    <w:p w14:paraId="08D04045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3E466D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Wiring Diagram</w:t>
      </w:r>
    </w:p>
    <w:p w14:paraId="48208646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2CC0F50" w14:textId="17C53AC9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25CEEB5" wp14:editId="16BACFDE">
            <wp:extent cx="5943600" cy="3017520"/>
            <wp:effectExtent l="0" t="0" r="0" b="0"/>
            <wp:docPr id="168019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286A" w14:textId="77777777" w:rsidR="004252B7" w:rsidRPr="004252B7" w:rsidRDefault="004252B7" w:rsidP="004252B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83F0E66" w14:textId="5F089FD4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The receiver will have three servos. One to move the car forward, one to turn the wheels, and one to turn the FPV camera. Once again, I had to use replacement symbols in the wiring diagram because </w:t>
      </w:r>
      <w:del w:id="39" w:author="Kyle Stalker" w:date="2024-04-03T21:17:00Z">
        <w:r w:rsidRPr="004252B7" w:rsidDel="008E2FCB">
          <w:rPr>
            <w:rFonts w:ascii="Arial" w:eastAsia="Times New Roman" w:hAnsi="Arial" w:cs="Arial"/>
            <w:color w:val="000000"/>
            <w:kern w:val="0"/>
            <w14:ligatures w14:val="none"/>
          </w:rPr>
          <w:delText>TinkerCAD</w:delText>
        </w:r>
      </w:del>
      <w:ins w:id="40" w:author="Kyle Stalker" w:date="2024-04-03T21:17:00Z">
        <w:r w:rsidR="008E2FCB" w:rsidRPr="004252B7">
          <w:rPr>
            <w:rFonts w:ascii="Arial" w:eastAsia="Times New Roman" w:hAnsi="Arial" w:cs="Arial"/>
            <w:color w:val="000000"/>
            <w:kern w:val="0"/>
            <w14:ligatures w14:val="none"/>
          </w:rPr>
          <w:t>Tinker CAD</w:t>
        </w:r>
      </w:ins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doesn’t have symbols for Arduino Nano or RxB12 receivers. </w:t>
      </w:r>
    </w:p>
    <w:p w14:paraId="3618391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A541A79" w14:textId="77777777" w:rsidR="004252B7" w:rsidRDefault="004252B7" w:rsidP="004252B7">
      <w:pPr>
        <w:spacing w:after="0" w:line="240" w:lineRule="auto"/>
        <w:rPr>
          <w:ins w:id="41" w:author="Kyle Stalker" w:date="2024-04-03T21:17:00Z"/>
          <w:rFonts w:ascii="Arial" w:eastAsia="Times New Roman" w:hAnsi="Arial" w:cs="Arial"/>
          <w:color w:val="000000"/>
          <w:kern w:val="0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I tried first with the cheapest receivers I could find and it was a bad idea. I did more internet research, then bought the slightly more expensive but more effective RxB12. It made a huge difference.</w:t>
      </w:r>
    </w:p>
    <w:p w14:paraId="5CD3E73A" w14:textId="77777777" w:rsidR="008E2FCB" w:rsidRDefault="008E2FCB" w:rsidP="004252B7">
      <w:pPr>
        <w:spacing w:after="0" w:line="240" w:lineRule="auto"/>
        <w:rPr>
          <w:ins w:id="42" w:author="Kyle Stalker" w:date="2024-04-03T21:17:00Z"/>
          <w:rFonts w:ascii="Arial" w:eastAsia="Times New Roman" w:hAnsi="Arial" w:cs="Arial"/>
          <w:color w:val="000000"/>
          <w:kern w:val="0"/>
          <w14:ligatures w14:val="none"/>
        </w:rPr>
      </w:pPr>
    </w:p>
    <w:p w14:paraId="09E83CBD" w14:textId="29134E68" w:rsidR="008E2FCB" w:rsidRPr="004252B7" w:rsidRDefault="008E2FCB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ins w:id="43" w:author="Kyle Stalker" w:date="2024-04-03T21:17:00Z">
        <w:r>
          <w:rPr>
            <w:rFonts w:ascii="Arial" w:eastAsia="Times New Roman" w:hAnsi="Arial" w:cs="Arial"/>
            <w:color w:val="000000"/>
            <w:kern w:val="0"/>
            <w14:ligatures w14:val="none"/>
          </w:rPr>
          <w:t xml:space="preserve">The servos can’t use the regular Servo library because the </w:t>
        </w:r>
      </w:ins>
      <w:ins w:id="44" w:author="Kyle Stalker" w:date="2024-04-03T21:18:00Z">
        <w:r>
          <w:rPr>
            <w:rFonts w:ascii="Arial" w:eastAsia="Times New Roman" w:hAnsi="Arial" w:cs="Arial"/>
            <w:color w:val="000000"/>
            <w:kern w:val="0"/>
            <w14:ligatures w14:val="none"/>
          </w:rPr>
          <w:t>timer it requires is busy with the RF receiver. Instead, I had to use a library called</w:t>
        </w:r>
      </w:ins>
      <w:ins w:id="45" w:author="Kyle Stalker" w:date="2024-04-03T21:19:00Z">
        <w:r>
          <w:rPr>
            <w:rFonts w:ascii="Arial" w:eastAsia="Times New Roman" w:hAnsi="Arial" w:cs="Arial"/>
            <w:color w:val="000000"/>
            <w:kern w:val="0"/>
            <w14:ligatures w14:val="none"/>
          </w:rPr>
          <w:t xml:space="preserve"> Servo Timer 2.</w:t>
        </w:r>
      </w:ins>
    </w:p>
    <w:p w14:paraId="67888758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BD30A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The battery will be a 3.7V LiPo rather than the 3 AAs because, once again, space and weight are a major concern on the car.</w:t>
      </w:r>
    </w:p>
    <w:p w14:paraId="24016AC4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6995E0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Parts List</w:t>
      </w:r>
    </w:p>
    <w:p w14:paraId="1EA7A6D1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2x 180° SG90 tower servos</w:t>
      </w:r>
    </w:p>
    <w:p w14:paraId="20B75DB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594163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360° SG90 tower servo</w:t>
      </w:r>
    </w:p>
    <w:p w14:paraId="0D2628A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F2909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Arduino Nano</w:t>
      </w:r>
    </w:p>
    <w:p w14:paraId="73A1EFB5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675E073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RxB12 433 MHz receiver</w:t>
      </w:r>
    </w:p>
    <w:p w14:paraId="1330729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AA053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2x White LEDs</w:t>
      </w:r>
    </w:p>
    <w:p w14:paraId="4998004D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506F93" w14:textId="7100BAE1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2x Red L</w:t>
      </w:r>
      <w:ins w:id="46" w:author="Kyle Stalker" w:date="2024-04-03T21:23:00Z">
        <w:r w:rsidR="001C31BD">
          <w:rPr>
            <w:rFonts w:ascii="Arial" w:eastAsia="Times New Roman" w:hAnsi="Arial" w:cs="Arial"/>
            <w:color w:val="000000"/>
            <w:kern w:val="0"/>
            <w14:ligatures w14:val="none"/>
          </w:rPr>
          <w:t>ED</w:t>
        </w:r>
      </w:ins>
      <w:del w:id="47" w:author="Kyle Stalker" w:date="2024-04-03T21:23:00Z">
        <w:r w:rsidRPr="004252B7" w:rsidDel="001C31BD">
          <w:rPr>
            <w:rFonts w:ascii="Arial" w:eastAsia="Times New Roman" w:hAnsi="Arial" w:cs="Arial"/>
            <w:color w:val="000000"/>
            <w:kern w:val="0"/>
            <w14:ligatures w14:val="none"/>
          </w:rPr>
          <w:delText>ed</w:delText>
        </w:r>
      </w:del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s</w:t>
      </w:r>
    </w:p>
    <w:p w14:paraId="13D53FE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026C04" w14:textId="77777777" w:rsidR="004252B7" w:rsidRDefault="004252B7" w:rsidP="004252B7">
      <w:pPr>
        <w:spacing w:after="0" w:line="240" w:lineRule="auto"/>
        <w:rPr>
          <w:ins w:id="48" w:author="Kyle Stalker" w:date="2024-04-03T21:19:00Z"/>
          <w:rFonts w:ascii="Arial" w:eastAsia="Times New Roman" w:hAnsi="Arial" w:cs="Arial"/>
          <w:color w:val="000000"/>
          <w:kern w:val="0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4x 330Ω resistors</w:t>
      </w:r>
    </w:p>
    <w:p w14:paraId="74BB0B4D" w14:textId="77777777" w:rsidR="008E2FCB" w:rsidRDefault="008E2FCB" w:rsidP="004252B7">
      <w:pPr>
        <w:spacing w:after="0" w:line="240" w:lineRule="auto"/>
        <w:rPr>
          <w:ins w:id="49" w:author="Kyle Stalker" w:date="2024-04-03T21:19:00Z"/>
          <w:rFonts w:ascii="Arial" w:eastAsia="Times New Roman" w:hAnsi="Arial" w:cs="Arial"/>
          <w:color w:val="000000"/>
          <w:kern w:val="0"/>
          <w14:ligatures w14:val="none"/>
        </w:rPr>
      </w:pPr>
    </w:p>
    <w:p w14:paraId="77B1CBEC" w14:textId="3F3A0342" w:rsidR="008E2FCB" w:rsidRPr="008E2FCB" w:rsidRDefault="008E2FCB" w:rsidP="004252B7">
      <w:pPr>
        <w:spacing w:after="0" w:line="240" w:lineRule="auto"/>
        <w:rPr>
          <w:ins w:id="50" w:author="Kyle Stalker" w:date="2024-04-03T21:19:00Z"/>
          <w:rFonts w:ascii="Arial" w:eastAsia="Times New Roman" w:hAnsi="Arial" w:cs="Arial"/>
          <w:color w:val="000000"/>
          <w:kern w:val="0"/>
          <w:u w:val="single"/>
          <w14:ligatures w14:val="none"/>
          <w:rPrChange w:id="51" w:author="Kyle Stalker" w:date="2024-04-03T21:19:00Z">
            <w:rPr>
              <w:ins w:id="52" w:author="Kyle Stalker" w:date="2024-04-03T21:19:00Z"/>
              <w:rFonts w:ascii="Arial" w:eastAsia="Times New Roman" w:hAnsi="Arial" w:cs="Arial"/>
              <w:color w:val="000000"/>
              <w:kern w:val="0"/>
              <w14:ligatures w14:val="none"/>
            </w:rPr>
          </w:rPrChange>
        </w:rPr>
      </w:pPr>
      <w:ins w:id="53" w:author="Kyle Stalker" w:date="2024-04-03T21:19:00Z">
        <w:r w:rsidRPr="008E2FCB">
          <w:rPr>
            <w:rFonts w:ascii="Arial" w:eastAsia="Times New Roman" w:hAnsi="Arial" w:cs="Arial"/>
            <w:color w:val="000000"/>
            <w:kern w:val="0"/>
            <w:u w:val="single"/>
            <w14:ligatures w14:val="none"/>
            <w:rPrChange w:id="54" w:author="Kyle Stalker" w:date="2024-04-03T21:19:00Z">
              <w:rPr>
                <w:rFonts w:ascii="Arial" w:eastAsia="Times New Roman" w:hAnsi="Arial" w:cs="Arial"/>
                <w:color w:val="000000"/>
                <w:kern w:val="0"/>
                <w14:ligatures w14:val="none"/>
              </w:rPr>
            </w:rPrChange>
          </w:rPr>
          <w:t>Libraries</w:t>
        </w:r>
      </w:ins>
    </w:p>
    <w:p w14:paraId="078255B5" w14:textId="77777777" w:rsidR="008E2FCB" w:rsidRPr="004252B7" w:rsidRDefault="008E2FCB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2F6DE80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C29085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Prototype Pictures</w:t>
      </w:r>
    </w:p>
    <w:p w14:paraId="4BBC9849" w14:textId="29EA3FC9" w:rsidR="004252B7" w:rsidRDefault="004252B7">
      <w:r>
        <w:br w:type="page"/>
      </w:r>
    </w:p>
    <w:p w14:paraId="1A9DC442" w14:textId="2CF4B6E0" w:rsidR="008A75A8" w:rsidRDefault="004252B7" w:rsidP="004252B7">
      <w:pPr>
        <w:jc w:val="center"/>
        <w:rPr>
          <w:ins w:id="55" w:author="Kyle Stalker" w:date="2024-04-03T11:27:00Z"/>
          <w:u w:val="single"/>
        </w:rPr>
      </w:pPr>
      <w:ins w:id="56" w:author="Kyle Stalker" w:date="2024-04-03T11:27:00Z">
        <w:r>
          <w:rPr>
            <w:u w:val="single"/>
          </w:rPr>
          <w:lastRenderedPageBreak/>
          <w:t>Shell</w:t>
        </w:r>
      </w:ins>
    </w:p>
    <w:p w14:paraId="0E5B917F" w14:textId="034743B7" w:rsidR="004252B7" w:rsidRDefault="004252B7" w:rsidP="004252B7">
      <w:pPr>
        <w:jc w:val="center"/>
        <w:rPr>
          <w:ins w:id="57" w:author="Kyle Stalker" w:date="2024-04-03T11:27:00Z"/>
          <w:u w:val="single"/>
        </w:rPr>
      </w:pPr>
    </w:p>
    <w:p w14:paraId="326E841D" w14:textId="2946868E" w:rsidR="004252B7" w:rsidRDefault="007D7D53" w:rsidP="004252B7">
      <w:pPr>
        <w:jc w:val="center"/>
        <w:rPr>
          <w:ins w:id="58" w:author="Kyle Stalker" w:date="2024-04-03T11:29:00Z"/>
          <w:u w:val="single"/>
        </w:rPr>
      </w:pPr>
      <w:ins w:id="59" w:author="Kyle Stalker" w:date="2024-04-03T11:28:00Z">
        <w:r w:rsidRPr="00154FB3">
          <w:rPr>
            <w:noProof/>
          </w:rPr>
          <w:drawing>
            <wp:inline distT="0" distB="0" distL="0" distR="0" wp14:anchorId="211E9308" wp14:editId="3E78544B">
              <wp:extent cx="4602480" cy="3543300"/>
              <wp:effectExtent l="0" t="0" r="0" b="0"/>
              <wp:docPr id="2" name="3D Model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3D Model 4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-8847" t="-27715" r="-543" b="-120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02480" cy="3543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7F89DE7" w14:textId="77777777" w:rsidR="004252B7" w:rsidRDefault="004252B7" w:rsidP="004252B7">
      <w:pPr>
        <w:jc w:val="center"/>
        <w:rPr>
          <w:ins w:id="60" w:author="Kyle Stalker" w:date="2024-04-03T11:29:00Z"/>
          <w:u w:val="single"/>
        </w:rPr>
      </w:pPr>
    </w:p>
    <w:p w14:paraId="69AC41C4" w14:textId="1AC5167B" w:rsidR="004252B7" w:rsidRDefault="007D7D53" w:rsidP="004252B7">
      <w:pPr>
        <w:rPr>
          <w:ins w:id="61" w:author="Kyle Stalker" w:date="2024-04-03T11:31:00Z"/>
        </w:rPr>
      </w:pPr>
      <w:ins w:id="62" w:author="Kyle Stalker" w:date="2024-04-03T11:30:00Z">
        <w:r w:rsidRPr="00154FB3">
          <w:rPr>
            <w:noProof/>
          </w:rPr>
          <w:drawing>
            <wp:inline distT="0" distB="0" distL="0" distR="0" wp14:anchorId="37FA72E4" wp14:editId="0356248E">
              <wp:extent cx="3459480" cy="2903220"/>
              <wp:effectExtent l="0" t="0" r="0" b="0"/>
              <wp:docPr id="1" name="3D Model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3D Model 5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-8890" t="-41328" r="-603" b="-127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59480" cy="2903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13E0084" w14:textId="77777777" w:rsidR="004252B7" w:rsidRDefault="004252B7" w:rsidP="004252B7">
      <w:pPr>
        <w:rPr>
          <w:ins w:id="63" w:author="Kyle Stalker" w:date="2024-04-03T11:31:00Z"/>
        </w:rPr>
      </w:pPr>
    </w:p>
    <w:p w14:paraId="227FDA86" w14:textId="331895F7" w:rsidR="004252B7" w:rsidRDefault="004252B7" w:rsidP="004252B7">
      <w:pPr>
        <w:rPr>
          <w:ins w:id="64" w:author="Kyle Stalker" w:date="2024-04-03T11:31:00Z"/>
        </w:rPr>
      </w:pPr>
      <w:ins w:id="65" w:author="Kyle Stalker" w:date="2024-04-03T11:29:00Z">
        <w:r>
          <w:t>The shell will print in two parts, the main body and the roof.</w:t>
        </w:r>
      </w:ins>
      <w:ins w:id="66" w:author="Kyle Stalker" w:date="2024-04-03T11:30:00Z">
        <w:r>
          <w:t xml:space="preserve"> This will eliminate a ton of support material and greatly reduce printing time</w:t>
        </w:r>
      </w:ins>
    </w:p>
    <w:p w14:paraId="6AE5B8F2" w14:textId="77777777" w:rsidR="004252B7" w:rsidRDefault="004252B7" w:rsidP="004252B7">
      <w:pPr>
        <w:rPr>
          <w:ins w:id="67" w:author="Kyle Stalker" w:date="2024-04-03T11:31:00Z"/>
        </w:rPr>
      </w:pPr>
    </w:p>
    <w:p w14:paraId="429B21E6" w14:textId="77777777" w:rsidR="004252B7" w:rsidRDefault="004252B7" w:rsidP="004252B7">
      <w:pPr>
        <w:rPr>
          <w:ins w:id="68" w:author="Kyle Stalker" w:date="2024-04-03T11:31:00Z"/>
        </w:rPr>
      </w:pPr>
    </w:p>
    <w:p w14:paraId="1A083D3F" w14:textId="4CA74DA2" w:rsidR="004252B7" w:rsidRDefault="004252B7" w:rsidP="004252B7">
      <w:pPr>
        <w:rPr>
          <w:ins w:id="69" w:author="Kyle Stalker" w:date="2024-04-03T11:31:00Z"/>
          <w:u w:val="single"/>
        </w:rPr>
      </w:pPr>
      <w:ins w:id="70" w:author="Kyle Stalker" w:date="2024-04-03T11:31:00Z">
        <w:r>
          <w:rPr>
            <w:u w:val="single"/>
          </w:rPr>
          <w:t>Internals</w:t>
        </w:r>
      </w:ins>
    </w:p>
    <w:p w14:paraId="75A8158D" w14:textId="77777777" w:rsidR="004252B7" w:rsidRDefault="004252B7" w:rsidP="004252B7">
      <w:pPr>
        <w:rPr>
          <w:ins w:id="71" w:author="Kyle Stalker" w:date="2024-04-03T11:31:00Z"/>
          <w:u w:val="single"/>
        </w:rPr>
      </w:pPr>
    </w:p>
    <w:p w14:paraId="3B583AD3" w14:textId="23677084" w:rsidR="004252B7" w:rsidRDefault="001C31BD" w:rsidP="004252B7">
      <w:pPr>
        <w:rPr>
          <w:ins w:id="72" w:author="Kyle Stalker" w:date="2024-04-03T11:32:00Z"/>
        </w:rPr>
      </w:pPr>
      <w:ins w:id="73" w:author="Kyle Stalker" w:date="2024-04-03T11:33:00Z">
        <w:r>
          <w:rPr>
            <w:noProof/>
          </w:rPr>
          <w:drawing>
            <wp:anchor distT="0" distB="0" distL="114300" distR="114300" simplePos="0" relativeHeight="251660288" behindDoc="0" locked="0" layoutInCell="1" allowOverlap="1" wp14:anchorId="779C5C51" wp14:editId="472EB303">
              <wp:simplePos x="0" y="0"/>
              <wp:positionH relativeFrom="column">
                <wp:posOffset>-296545</wp:posOffset>
              </wp:positionH>
              <wp:positionV relativeFrom="paragraph">
                <wp:posOffset>442595</wp:posOffset>
              </wp:positionV>
              <wp:extent cx="6126480" cy="2688804"/>
              <wp:effectExtent l="0" t="0" r="0" b="0"/>
              <wp:wrapNone/>
              <wp:docPr id="3" name="3D Model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3D Model 6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-1936" t="-598" r="-542" b="-49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6480" cy="2688804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74" w:author="Kyle Stalker" w:date="2024-04-03T11:31:00Z">
        <w:r w:rsidR="004252B7">
          <w:t xml:space="preserve">The </w:t>
        </w:r>
      </w:ins>
      <w:ins w:id="75" w:author="Kyle Stalker" w:date="2024-04-03T11:32:00Z">
        <w:r w:rsidR="004252B7">
          <w:t>mechanical parts on the inside will probably also have to be printed in two parts, the main bottom and a second print with everything else</w:t>
        </w:r>
      </w:ins>
    </w:p>
    <w:p w14:paraId="5E8508F1" w14:textId="3BA63AA8" w:rsidR="004252B7" w:rsidRDefault="004252B7" w:rsidP="004252B7">
      <w:pPr>
        <w:rPr>
          <w:ins w:id="76" w:author="Kyle Stalker" w:date="2024-04-03T11:32:00Z"/>
        </w:rPr>
      </w:pPr>
    </w:p>
    <w:p w14:paraId="1D560472" w14:textId="6A719B80" w:rsidR="004252B7" w:rsidRPr="004252B7" w:rsidRDefault="004252B7" w:rsidP="004252B7">
      <w:pPr>
        <w:rPr>
          <w:ins w:id="77" w:author="Kyle Stalker" w:date="2024-04-03T11:30:00Z"/>
        </w:rPr>
      </w:pPr>
    </w:p>
    <w:p w14:paraId="65122280" w14:textId="72A055D9" w:rsidR="004252B7" w:rsidRDefault="004252B7" w:rsidP="004252B7">
      <w:pPr>
        <w:rPr>
          <w:ins w:id="78" w:author="Kyle Stalker" w:date="2024-04-03T11:30:00Z"/>
        </w:rPr>
      </w:pPr>
    </w:p>
    <w:p w14:paraId="6175E16B" w14:textId="77777777" w:rsidR="001C31BD" w:rsidRDefault="001C31BD" w:rsidP="004252B7">
      <w:pPr>
        <w:rPr>
          <w:ins w:id="79" w:author="Kyle Stalker" w:date="2024-04-03T21:22:00Z"/>
        </w:rPr>
      </w:pPr>
    </w:p>
    <w:p w14:paraId="569D7D66" w14:textId="77777777" w:rsidR="001C31BD" w:rsidRDefault="001C31BD" w:rsidP="004252B7">
      <w:pPr>
        <w:rPr>
          <w:ins w:id="80" w:author="Kyle Stalker" w:date="2024-04-03T21:22:00Z"/>
        </w:rPr>
      </w:pPr>
    </w:p>
    <w:p w14:paraId="60C0F145" w14:textId="77777777" w:rsidR="001C31BD" w:rsidRDefault="001C31BD" w:rsidP="004252B7">
      <w:pPr>
        <w:rPr>
          <w:ins w:id="81" w:author="Kyle Stalker" w:date="2024-04-03T21:22:00Z"/>
        </w:rPr>
      </w:pPr>
    </w:p>
    <w:p w14:paraId="6A1B9419" w14:textId="77777777" w:rsidR="001C31BD" w:rsidRDefault="001C31BD" w:rsidP="004252B7">
      <w:pPr>
        <w:rPr>
          <w:ins w:id="82" w:author="Kyle Stalker" w:date="2024-04-03T21:22:00Z"/>
        </w:rPr>
      </w:pPr>
    </w:p>
    <w:p w14:paraId="4054F5C2" w14:textId="77777777" w:rsidR="001C31BD" w:rsidRDefault="001C31BD" w:rsidP="004252B7">
      <w:pPr>
        <w:rPr>
          <w:ins w:id="83" w:author="Kyle Stalker" w:date="2024-04-03T21:22:00Z"/>
        </w:rPr>
      </w:pPr>
    </w:p>
    <w:p w14:paraId="563453A4" w14:textId="77777777" w:rsidR="001C31BD" w:rsidRDefault="001C31BD" w:rsidP="004252B7">
      <w:pPr>
        <w:rPr>
          <w:ins w:id="84" w:author="Kyle Stalker" w:date="2024-04-03T21:22:00Z"/>
        </w:rPr>
      </w:pPr>
    </w:p>
    <w:p w14:paraId="5D19F96D" w14:textId="02F05FF9" w:rsidR="001C31BD" w:rsidRDefault="001C31BD" w:rsidP="004252B7">
      <w:pPr>
        <w:rPr>
          <w:ins w:id="85" w:author="Kyle Stalker" w:date="2024-04-03T21:22:00Z"/>
        </w:rPr>
      </w:pPr>
      <w:ins w:id="86" w:author="Kyle Stalker" w:date="2024-04-03T11:33:00Z"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065D3A20" wp14:editId="54BC9593">
              <wp:simplePos x="0" y="0"/>
              <wp:positionH relativeFrom="column">
                <wp:posOffset>-107950</wp:posOffset>
              </wp:positionH>
              <wp:positionV relativeFrom="paragraph">
                <wp:posOffset>223520</wp:posOffset>
              </wp:positionV>
              <wp:extent cx="5797550" cy="4097020"/>
              <wp:effectExtent l="0" t="0" r="0" b="0"/>
              <wp:wrapNone/>
              <wp:docPr id="1240275554" name="3D Model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3D Model 7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-531" t="-1361" r="-531" b="-77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97550" cy="409702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14:paraId="02267B95" w14:textId="5863ACFE" w:rsidR="001C31BD" w:rsidRDefault="001C31BD" w:rsidP="004252B7">
      <w:pPr>
        <w:rPr>
          <w:ins w:id="87" w:author="Kyle Stalker" w:date="2024-04-03T21:22:00Z"/>
        </w:rPr>
      </w:pPr>
    </w:p>
    <w:p w14:paraId="515A59C4" w14:textId="7EAB378A" w:rsidR="001C31BD" w:rsidRDefault="001C31BD" w:rsidP="004252B7">
      <w:pPr>
        <w:rPr>
          <w:ins w:id="88" w:author="Kyle Stalker" w:date="2024-04-03T21:22:00Z"/>
        </w:rPr>
      </w:pPr>
    </w:p>
    <w:p w14:paraId="29621B6C" w14:textId="4BECCB75" w:rsidR="001C31BD" w:rsidRDefault="001C31BD" w:rsidP="004252B7">
      <w:pPr>
        <w:rPr>
          <w:ins w:id="89" w:author="Kyle Stalker" w:date="2024-04-03T21:22:00Z"/>
        </w:rPr>
      </w:pPr>
    </w:p>
    <w:p w14:paraId="4C0B0821" w14:textId="10A83204" w:rsidR="001C31BD" w:rsidRDefault="001C31BD" w:rsidP="004252B7">
      <w:pPr>
        <w:rPr>
          <w:ins w:id="90" w:author="Kyle Stalker" w:date="2024-04-03T21:22:00Z"/>
        </w:rPr>
      </w:pPr>
    </w:p>
    <w:p w14:paraId="54E85B94" w14:textId="6F6B729A" w:rsidR="001C31BD" w:rsidRDefault="001C31BD" w:rsidP="004252B7">
      <w:pPr>
        <w:rPr>
          <w:ins w:id="91" w:author="Kyle Stalker" w:date="2024-04-03T21:22:00Z"/>
        </w:rPr>
      </w:pPr>
    </w:p>
    <w:p w14:paraId="013E9075" w14:textId="70D797A5" w:rsidR="001C31BD" w:rsidRDefault="001C31BD" w:rsidP="004252B7">
      <w:pPr>
        <w:rPr>
          <w:ins w:id="92" w:author="Kyle Stalker" w:date="2024-04-03T21:22:00Z"/>
        </w:rPr>
      </w:pPr>
    </w:p>
    <w:p w14:paraId="0BF78CA3" w14:textId="77777777" w:rsidR="001C31BD" w:rsidRDefault="001C31BD" w:rsidP="004252B7">
      <w:pPr>
        <w:rPr>
          <w:ins w:id="93" w:author="Kyle Stalker" w:date="2024-04-03T21:22:00Z"/>
        </w:rPr>
      </w:pPr>
    </w:p>
    <w:p w14:paraId="0A1BA778" w14:textId="09C8D308" w:rsidR="001C31BD" w:rsidRDefault="001C31BD" w:rsidP="004252B7">
      <w:pPr>
        <w:rPr>
          <w:ins w:id="94" w:author="Kyle Stalker" w:date="2024-04-03T21:22:00Z"/>
        </w:rPr>
      </w:pPr>
    </w:p>
    <w:p w14:paraId="605299CF" w14:textId="77777777" w:rsidR="001C31BD" w:rsidRDefault="001C31BD" w:rsidP="004252B7">
      <w:pPr>
        <w:rPr>
          <w:ins w:id="95" w:author="Kyle Stalker" w:date="2024-04-03T21:22:00Z"/>
        </w:rPr>
      </w:pPr>
    </w:p>
    <w:p w14:paraId="6DB16CAC" w14:textId="7A7AC9F5" w:rsidR="001C31BD" w:rsidRDefault="001C31BD" w:rsidP="004252B7">
      <w:pPr>
        <w:rPr>
          <w:ins w:id="96" w:author="Kyle Stalker" w:date="2024-04-03T21:22:00Z"/>
        </w:rPr>
      </w:pPr>
    </w:p>
    <w:p w14:paraId="1DC86CD8" w14:textId="77777777" w:rsidR="001C31BD" w:rsidRDefault="001C31BD" w:rsidP="004252B7">
      <w:pPr>
        <w:rPr>
          <w:ins w:id="97" w:author="Kyle Stalker" w:date="2024-04-03T21:22:00Z"/>
        </w:rPr>
      </w:pPr>
    </w:p>
    <w:p w14:paraId="2486A026" w14:textId="692A240F" w:rsidR="001C31BD" w:rsidRDefault="001C31BD" w:rsidP="004252B7">
      <w:pPr>
        <w:rPr>
          <w:ins w:id="98" w:author="Kyle Stalker" w:date="2024-04-03T21:22:00Z"/>
        </w:rPr>
      </w:pPr>
    </w:p>
    <w:p w14:paraId="79CC2D2E" w14:textId="77777777" w:rsidR="001C31BD" w:rsidRDefault="001C31BD" w:rsidP="004252B7">
      <w:pPr>
        <w:rPr>
          <w:ins w:id="99" w:author="Kyle Stalker" w:date="2024-04-03T21:23:00Z"/>
        </w:rPr>
      </w:pPr>
    </w:p>
    <w:p w14:paraId="58293D63" w14:textId="4D5C3BAC" w:rsidR="004252B7" w:rsidRPr="004252B7" w:rsidRDefault="004252B7" w:rsidP="004252B7"/>
    <w:sectPr w:rsidR="004252B7" w:rsidRPr="00425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yle Stalker">
    <w15:presenceInfo w15:providerId="Windows Live" w15:userId="9945eaeb30071d5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1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52B7"/>
    <w:rsid w:val="000D6E6C"/>
    <w:rsid w:val="001C31BD"/>
    <w:rsid w:val="004252B7"/>
    <w:rsid w:val="007D7D53"/>
    <w:rsid w:val="008A75A8"/>
    <w:rsid w:val="008E2FCB"/>
    <w:rsid w:val="009923C4"/>
    <w:rsid w:val="00B52A17"/>
    <w:rsid w:val="00ED52E4"/>
    <w:rsid w:val="00F0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C6246"/>
  <w15:docId w15:val="{62E94A20-B59C-456B-88F3-61BFE80C1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52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252B7"/>
    <w:rPr>
      <w:color w:val="0000FF"/>
      <w:u w:val="single"/>
    </w:rPr>
  </w:style>
  <w:style w:type="paragraph" w:styleId="Revision">
    <w:name w:val="Revision"/>
    <w:hidden/>
    <w:uiPriority w:val="99"/>
    <w:semiHidden/>
    <w:rsid w:val="004252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5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KyleStalker17/RcCar_Project/tree/main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Stalker</dc:creator>
  <cp:keywords/>
  <dc:description/>
  <cp:lastModifiedBy>Kyle Stalker</cp:lastModifiedBy>
  <cp:revision>3</cp:revision>
  <dcterms:created xsi:type="dcterms:W3CDTF">2024-04-04T03:08:00Z</dcterms:created>
  <dcterms:modified xsi:type="dcterms:W3CDTF">2024-04-04T03:26:00Z</dcterms:modified>
</cp:coreProperties>
</file>