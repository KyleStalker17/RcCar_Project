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E3CF1" w14:textId="77777777" w:rsidR="004252B7" w:rsidRPr="004252B7" w:rsidRDefault="004252B7" w:rsidP="004252B7">
      <w:pPr>
        <w:spacing w:after="0" w:line="240" w:lineRule="auto"/>
        <w:jc w:val="center"/>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RC car project documentation</w:t>
      </w:r>
    </w:p>
    <w:p w14:paraId="68B4C351"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79B5DC21" w14:textId="77777777" w:rsidR="004252B7" w:rsidRPr="004252B7" w:rsidRDefault="004252B7" w:rsidP="004252B7">
      <w:pPr>
        <w:spacing w:after="0" w:line="240" w:lineRule="auto"/>
        <w:jc w:val="center"/>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u w:val="single"/>
          <w14:ligatures w14:val="none"/>
        </w:rPr>
        <w:t>Overview</w:t>
      </w:r>
    </w:p>
    <w:p w14:paraId="50CAD8CC"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10EBD8DD"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 xml:space="preserve">The goal of this project was to build a functioning 1/24 scale remote controlled replica of my 2004 Mini Cooper. I wanted it to have way more features than a standard </w:t>
      </w:r>
      <w:proofErr w:type="spellStart"/>
      <w:r w:rsidRPr="004252B7">
        <w:rPr>
          <w:rFonts w:ascii="Arial" w:eastAsia="Times New Roman" w:hAnsi="Arial" w:cs="Arial"/>
          <w:color w:val="000000"/>
          <w:kern w:val="0"/>
          <w14:ligatures w14:val="none"/>
        </w:rPr>
        <w:t>Wal-mart</w:t>
      </w:r>
      <w:proofErr w:type="spellEnd"/>
      <w:r w:rsidRPr="004252B7">
        <w:rPr>
          <w:rFonts w:ascii="Arial" w:eastAsia="Times New Roman" w:hAnsi="Arial" w:cs="Arial"/>
          <w:color w:val="000000"/>
          <w:kern w:val="0"/>
          <w14:ligatures w14:val="none"/>
        </w:rPr>
        <w:t xml:space="preserve"> car, including better range, a graduated throttle system that had more than two speeds, A graduated steering system that had more than two positions, working brakes, headlights, brake lights, and turn signals. I also wanted to be able to mount an FPV camera on it, and include a head tracking system.</w:t>
      </w:r>
    </w:p>
    <w:p w14:paraId="42EB4617"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56ECB5D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 xml:space="preserve">This project consists of three main parts, the transmitter, the shell, and the receiver. The transmitter and the receiver each have their own </w:t>
      </w:r>
      <w:proofErr w:type="spellStart"/>
      <w:r w:rsidRPr="004252B7">
        <w:rPr>
          <w:rFonts w:ascii="Arial" w:eastAsia="Times New Roman" w:hAnsi="Arial" w:cs="Arial"/>
          <w:color w:val="000000"/>
          <w:kern w:val="0"/>
          <w14:ligatures w14:val="none"/>
        </w:rPr>
        <w:t>arduino</w:t>
      </w:r>
      <w:proofErr w:type="spellEnd"/>
      <w:r w:rsidRPr="004252B7">
        <w:rPr>
          <w:rFonts w:ascii="Arial" w:eastAsia="Times New Roman" w:hAnsi="Arial" w:cs="Arial"/>
          <w:color w:val="000000"/>
          <w:kern w:val="0"/>
          <w14:ligatures w14:val="none"/>
        </w:rPr>
        <w:t xml:space="preserve"> board, wiring diagram, and physical hardware. The electronics need to be built and programmed simultaneously </w:t>
      </w:r>
      <w:proofErr w:type="gramStart"/>
      <w:r w:rsidRPr="004252B7">
        <w:rPr>
          <w:rFonts w:ascii="Arial" w:eastAsia="Times New Roman" w:hAnsi="Arial" w:cs="Arial"/>
          <w:color w:val="000000"/>
          <w:kern w:val="0"/>
          <w14:ligatures w14:val="none"/>
        </w:rPr>
        <w:t>in order to</w:t>
      </w:r>
      <w:proofErr w:type="gramEnd"/>
      <w:r w:rsidRPr="004252B7">
        <w:rPr>
          <w:rFonts w:ascii="Arial" w:eastAsia="Times New Roman" w:hAnsi="Arial" w:cs="Arial"/>
          <w:color w:val="000000"/>
          <w:kern w:val="0"/>
          <w14:ligatures w14:val="none"/>
        </w:rPr>
        <w:t xml:space="preserve"> make sure everything is working properly. The transmitter used an Arduino Uno R3, but the receiver is running on a much smaller Arduino Nano since space on the car was a major concern.</w:t>
      </w:r>
    </w:p>
    <w:p w14:paraId="52092956"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4483AA7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 xml:space="preserve">I created the shell in Blender. I designed the insides, but the outside body mostly comes from a Mini Cooper model that I found for free on Thingiverse.com. I have since modified it to suit my needs, but the outward appearance remains mostly the same. </w:t>
      </w:r>
      <w:proofErr w:type="gramStart"/>
      <w:r w:rsidRPr="004252B7">
        <w:rPr>
          <w:rFonts w:ascii="Arial" w:eastAsia="Times New Roman" w:hAnsi="Arial" w:cs="Arial"/>
          <w:color w:val="000000"/>
          <w:kern w:val="0"/>
          <w14:ligatures w14:val="none"/>
        </w:rPr>
        <w:t>The .blend</w:t>
      </w:r>
      <w:proofErr w:type="gramEnd"/>
      <w:r w:rsidRPr="004252B7">
        <w:rPr>
          <w:rFonts w:ascii="Arial" w:eastAsia="Times New Roman" w:hAnsi="Arial" w:cs="Arial"/>
          <w:color w:val="000000"/>
          <w:kern w:val="0"/>
          <w14:ligatures w14:val="none"/>
        </w:rPr>
        <w:t xml:space="preserve"> file is apparently too big for </w:t>
      </w:r>
      <w:proofErr w:type="spellStart"/>
      <w:r w:rsidRPr="004252B7">
        <w:rPr>
          <w:rFonts w:ascii="Arial" w:eastAsia="Times New Roman" w:hAnsi="Arial" w:cs="Arial"/>
          <w:color w:val="000000"/>
          <w:kern w:val="0"/>
          <w14:ligatures w14:val="none"/>
        </w:rPr>
        <w:t>Github</w:t>
      </w:r>
      <w:proofErr w:type="spellEnd"/>
      <w:r w:rsidRPr="004252B7">
        <w:rPr>
          <w:rFonts w:ascii="Arial" w:eastAsia="Times New Roman" w:hAnsi="Arial" w:cs="Arial"/>
          <w:color w:val="000000"/>
          <w:kern w:val="0"/>
          <w14:ligatures w14:val="none"/>
        </w:rPr>
        <w:t>, so I just uploaded all of the .</w:t>
      </w:r>
      <w:proofErr w:type="spellStart"/>
      <w:r w:rsidRPr="004252B7">
        <w:rPr>
          <w:rFonts w:ascii="Arial" w:eastAsia="Times New Roman" w:hAnsi="Arial" w:cs="Arial"/>
          <w:color w:val="000000"/>
          <w:kern w:val="0"/>
          <w14:ligatures w14:val="none"/>
        </w:rPr>
        <w:t>stl</w:t>
      </w:r>
      <w:proofErr w:type="spellEnd"/>
      <w:r w:rsidRPr="004252B7">
        <w:rPr>
          <w:rFonts w:ascii="Arial" w:eastAsia="Times New Roman" w:hAnsi="Arial" w:cs="Arial"/>
          <w:color w:val="000000"/>
          <w:kern w:val="0"/>
          <w14:ligatures w14:val="none"/>
        </w:rPr>
        <w:t xml:space="preserve"> files. They’re </w:t>
      </w:r>
      <w:proofErr w:type="gramStart"/>
      <w:r w:rsidRPr="004252B7">
        <w:rPr>
          <w:rFonts w:ascii="Arial" w:eastAsia="Times New Roman" w:hAnsi="Arial" w:cs="Arial"/>
          <w:color w:val="000000"/>
          <w:kern w:val="0"/>
          <w14:ligatures w14:val="none"/>
        </w:rPr>
        <w:t>fairly low</w:t>
      </w:r>
      <w:proofErr w:type="gramEnd"/>
      <w:r w:rsidRPr="004252B7">
        <w:rPr>
          <w:rFonts w:ascii="Arial" w:eastAsia="Times New Roman" w:hAnsi="Arial" w:cs="Arial"/>
          <w:color w:val="000000"/>
          <w:kern w:val="0"/>
          <w14:ligatures w14:val="none"/>
        </w:rPr>
        <w:t xml:space="preserve"> poly and should be easy to modify if necessary.</w:t>
      </w:r>
    </w:p>
    <w:p w14:paraId="0A2FC2D2"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6551A41D"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 xml:space="preserve">This is the link to the </w:t>
      </w:r>
      <w:proofErr w:type="spellStart"/>
      <w:r w:rsidRPr="004252B7">
        <w:rPr>
          <w:rFonts w:ascii="Arial" w:eastAsia="Times New Roman" w:hAnsi="Arial" w:cs="Arial"/>
          <w:color w:val="000000"/>
          <w:kern w:val="0"/>
          <w14:ligatures w14:val="none"/>
        </w:rPr>
        <w:t>github</w:t>
      </w:r>
      <w:proofErr w:type="spellEnd"/>
      <w:r w:rsidRPr="004252B7">
        <w:rPr>
          <w:rFonts w:ascii="Arial" w:eastAsia="Times New Roman" w:hAnsi="Arial" w:cs="Arial"/>
          <w:color w:val="000000"/>
          <w:kern w:val="0"/>
          <w14:ligatures w14:val="none"/>
        </w:rPr>
        <w:t xml:space="preserve"> repo containing the files for the project</w:t>
      </w:r>
    </w:p>
    <w:p w14:paraId="0811E4B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hyperlink r:id="rId4" w:history="1">
        <w:r w:rsidRPr="004252B7">
          <w:rPr>
            <w:rFonts w:ascii="Arial" w:eastAsia="Times New Roman" w:hAnsi="Arial" w:cs="Arial"/>
            <w:color w:val="1155CC"/>
            <w:kern w:val="0"/>
            <w:u w:val="single"/>
            <w14:ligatures w14:val="none"/>
          </w:rPr>
          <w:t>https://github.com/KyleStalker17/RcCar_Project/tree/main</w:t>
        </w:r>
      </w:hyperlink>
    </w:p>
    <w:p w14:paraId="31804E2C" w14:textId="77777777" w:rsidR="004252B7" w:rsidRPr="004252B7" w:rsidRDefault="004252B7" w:rsidP="004252B7">
      <w:pPr>
        <w:spacing w:after="240" w:line="240" w:lineRule="auto"/>
        <w:rPr>
          <w:rFonts w:ascii="Times New Roman" w:eastAsia="Times New Roman" w:hAnsi="Times New Roman" w:cs="Times New Roman"/>
          <w:kern w:val="0"/>
          <w:sz w:val="24"/>
          <w:szCs w:val="24"/>
          <w14:ligatures w14:val="none"/>
        </w:rPr>
      </w:pPr>
      <w:r w:rsidRPr="004252B7">
        <w:rPr>
          <w:rFonts w:ascii="Times New Roman" w:eastAsia="Times New Roman" w:hAnsi="Times New Roman" w:cs="Times New Roman"/>
          <w:kern w:val="0"/>
          <w:sz w:val="24"/>
          <w:szCs w:val="24"/>
          <w14:ligatures w14:val="none"/>
        </w:rPr>
        <w:br/>
      </w:r>
    </w:p>
    <w:p w14:paraId="4D0E3842" w14:textId="77777777" w:rsidR="004252B7" w:rsidRDefault="004252B7">
      <w:pPr>
        <w:rPr>
          <w:ins w:id="0" w:author="Kyle Stalker" w:date="2024-04-03T11:29:00Z"/>
          <w:rFonts w:ascii="Arial" w:eastAsia="Times New Roman" w:hAnsi="Arial" w:cs="Arial"/>
          <w:color w:val="000000"/>
          <w:kern w:val="0"/>
          <w:u w:val="single"/>
          <w14:ligatures w14:val="none"/>
        </w:rPr>
      </w:pPr>
      <w:ins w:id="1" w:author="Kyle Stalker" w:date="2024-04-03T11:29:00Z">
        <w:r>
          <w:rPr>
            <w:rFonts w:ascii="Arial" w:eastAsia="Times New Roman" w:hAnsi="Arial" w:cs="Arial"/>
            <w:color w:val="000000"/>
            <w:kern w:val="0"/>
            <w:u w:val="single"/>
            <w14:ligatures w14:val="none"/>
          </w:rPr>
          <w:br w:type="page"/>
        </w:r>
      </w:ins>
    </w:p>
    <w:p w14:paraId="2243B3F8" w14:textId="735633CD" w:rsidR="004252B7" w:rsidRPr="004252B7" w:rsidRDefault="004252B7" w:rsidP="004252B7">
      <w:pPr>
        <w:spacing w:after="0" w:line="240" w:lineRule="auto"/>
        <w:jc w:val="center"/>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u w:val="single"/>
          <w14:ligatures w14:val="none"/>
        </w:rPr>
        <w:t>Transmitter</w:t>
      </w:r>
    </w:p>
    <w:p w14:paraId="1A5BFD9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561C9B84"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Transmitter Wiring diagram:</w:t>
      </w:r>
    </w:p>
    <w:p w14:paraId="2286F4FE"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2E71662D" w14:textId="405D0552"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noProof/>
          <w:color w:val="000000"/>
          <w:kern w:val="0"/>
          <w:bdr w:val="none" w:sz="0" w:space="0" w:color="auto" w:frame="1"/>
          <w14:ligatures w14:val="none"/>
        </w:rPr>
        <w:lastRenderedPageBreak/>
        <w:drawing>
          <wp:inline distT="0" distB="0" distL="0" distR="0" wp14:anchorId="26ADB40C" wp14:editId="73D152A9">
            <wp:extent cx="5943600" cy="2971800"/>
            <wp:effectExtent l="0" t="0" r="0" b="0"/>
            <wp:docPr id="431583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F69A523"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22F112EC" w14:textId="35CD0114"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noProof/>
          <w:color w:val="000000"/>
          <w:kern w:val="0"/>
          <w:bdr w:val="none" w:sz="0" w:space="0" w:color="auto" w:frame="1"/>
          <w14:ligatures w14:val="none"/>
        </w:rPr>
        <w:drawing>
          <wp:inline distT="0" distB="0" distL="0" distR="0" wp14:anchorId="70E0FD29" wp14:editId="464073B9">
            <wp:extent cx="5943600" cy="2887980"/>
            <wp:effectExtent l="0" t="0" r="0" b="7620"/>
            <wp:docPr id="446970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156FAE18"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787697B2"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roofErr w:type="spellStart"/>
      <w:r w:rsidRPr="004252B7">
        <w:rPr>
          <w:rFonts w:ascii="Arial" w:eastAsia="Times New Roman" w:hAnsi="Arial" w:cs="Arial"/>
          <w:color w:val="000000"/>
          <w:kern w:val="0"/>
          <w14:ligatures w14:val="none"/>
        </w:rPr>
        <w:t>TinkerCad</w:t>
      </w:r>
      <w:proofErr w:type="spellEnd"/>
      <w:r w:rsidRPr="004252B7">
        <w:rPr>
          <w:rFonts w:ascii="Arial" w:eastAsia="Times New Roman" w:hAnsi="Arial" w:cs="Arial"/>
          <w:color w:val="000000"/>
          <w:kern w:val="0"/>
          <w14:ligatures w14:val="none"/>
        </w:rPr>
        <w:t xml:space="preserve"> doesn’t have a symbol for the transmitter or compass modules, so I used replacement symbols to represent them. The purple wire, coming from A5, goes to the SDA pin of the compass, and the green wire, coming from A4, goes to the SDX pin. The gray wire, coming from D12, goes to the data pin of the transmitter.</w:t>
      </w:r>
    </w:p>
    <w:p w14:paraId="78A684B7"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273E66D4"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 xml:space="preserve">The compass module is mounted on the front of the FPV goggles, and tracks your head by figuring out how many degrees </w:t>
      </w:r>
      <w:proofErr w:type="gramStart"/>
      <w:r w:rsidRPr="004252B7">
        <w:rPr>
          <w:rFonts w:ascii="Arial" w:eastAsia="Times New Roman" w:hAnsi="Arial" w:cs="Arial"/>
          <w:color w:val="000000"/>
          <w:kern w:val="0"/>
          <w14:ligatures w14:val="none"/>
        </w:rPr>
        <w:t>off of</w:t>
      </w:r>
      <w:proofErr w:type="gramEnd"/>
      <w:r w:rsidRPr="004252B7">
        <w:rPr>
          <w:rFonts w:ascii="Arial" w:eastAsia="Times New Roman" w:hAnsi="Arial" w:cs="Arial"/>
          <w:color w:val="000000"/>
          <w:kern w:val="0"/>
          <w14:ligatures w14:val="none"/>
        </w:rPr>
        <w:t xml:space="preserve"> North your head is. </w:t>
      </w:r>
    </w:p>
    <w:p w14:paraId="1FFBA0B8"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1351742F"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All the data is then collected from the switches and potentiometers, then transmitted to the receiver.</w:t>
      </w:r>
    </w:p>
    <w:p w14:paraId="36E2F189" w14:textId="77777777" w:rsidR="004252B7" w:rsidRPr="004252B7" w:rsidRDefault="004252B7" w:rsidP="004252B7">
      <w:pPr>
        <w:spacing w:after="240" w:line="240" w:lineRule="auto"/>
        <w:rPr>
          <w:rFonts w:ascii="Times New Roman" w:eastAsia="Times New Roman" w:hAnsi="Times New Roman" w:cs="Times New Roman"/>
          <w:kern w:val="0"/>
          <w:sz w:val="24"/>
          <w:szCs w:val="24"/>
          <w14:ligatures w14:val="none"/>
        </w:rPr>
      </w:pPr>
    </w:p>
    <w:p w14:paraId="3B58F308"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u w:val="single"/>
          <w14:ligatures w14:val="none"/>
        </w:rPr>
        <w:lastRenderedPageBreak/>
        <w:t>Transmitter Parts list</w:t>
      </w:r>
    </w:p>
    <w:p w14:paraId="5E7040B6"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136F78E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1x Arduino R3</w:t>
      </w:r>
    </w:p>
    <w:p w14:paraId="367E409C"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248182D4"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1x 10534 433 MHz RF transmitter</w:t>
      </w:r>
    </w:p>
    <w:p w14:paraId="1784D6E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5E355E97"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5x Slide switch</w:t>
      </w:r>
    </w:p>
    <w:p w14:paraId="407ABEAB"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3FF16A9B"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3x momentary button</w:t>
      </w:r>
    </w:p>
    <w:p w14:paraId="2B9396E6"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5810C02F"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8x 330Ω resistor</w:t>
      </w:r>
    </w:p>
    <w:p w14:paraId="15A9A19F"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27A9FC5F"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3x 10kΩ potentiometer</w:t>
      </w:r>
    </w:p>
    <w:p w14:paraId="3F43976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1F147B40"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1x QMC5883L compass module</w:t>
      </w:r>
    </w:p>
    <w:p w14:paraId="6FC91380" w14:textId="77777777" w:rsidR="004252B7" w:rsidRPr="004252B7" w:rsidRDefault="004252B7" w:rsidP="004252B7">
      <w:pPr>
        <w:spacing w:after="240" w:line="240" w:lineRule="auto"/>
        <w:rPr>
          <w:rFonts w:ascii="Times New Roman" w:eastAsia="Times New Roman" w:hAnsi="Times New Roman" w:cs="Times New Roman"/>
          <w:kern w:val="0"/>
          <w:sz w:val="24"/>
          <w:szCs w:val="24"/>
          <w14:ligatures w14:val="none"/>
        </w:rPr>
      </w:pPr>
    </w:p>
    <w:p w14:paraId="0FFDF9C2"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Prototype pictures</w:t>
      </w:r>
    </w:p>
    <w:p w14:paraId="1D633C74"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29C882EB" w14:textId="77777777" w:rsidR="004252B7" w:rsidRDefault="004252B7">
      <w:pPr>
        <w:rPr>
          <w:ins w:id="2" w:author="Kyle Stalker" w:date="2024-04-03T11:29:00Z"/>
          <w:rFonts w:ascii="Arial" w:eastAsia="Times New Roman" w:hAnsi="Arial" w:cs="Arial"/>
          <w:color w:val="000000"/>
          <w:kern w:val="0"/>
          <w:u w:val="single"/>
          <w14:ligatures w14:val="none"/>
        </w:rPr>
      </w:pPr>
      <w:ins w:id="3" w:author="Kyle Stalker" w:date="2024-04-03T11:29:00Z">
        <w:r>
          <w:rPr>
            <w:rFonts w:ascii="Arial" w:eastAsia="Times New Roman" w:hAnsi="Arial" w:cs="Arial"/>
            <w:color w:val="000000"/>
            <w:kern w:val="0"/>
            <w:u w:val="single"/>
            <w14:ligatures w14:val="none"/>
          </w:rPr>
          <w:br w:type="page"/>
        </w:r>
      </w:ins>
    </w:p>
    <w:p w14:paraId="0312F1BB" w14:textId="1AA0E6F2" w:rsidR="004252B7" w:rsidRPr="004252B7" w:rsidRDefault="004252B7" w:rsidP="004252B7">
      <w:pPr>
        <w:spacing w:after="0" w:line="240" w:lineRule="auto"/>
        <w:jc w:val="center"/>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u w:val="single"/>
          <w14:ligatures w14:val="none"/>
        </w:rPr>
        <w:t>Receiver</w:t>
      </w:r>
    </w:p>
    <w:p w14:paraId="08D04045"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383E466D"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u w:val="single"/>
          <w14:ligatures w14:val="none"/>
        </w:rPr>
        <w:t>Wiring Diagram</w:t>
      </w:r>
    </w:p>
    <w:p w14:paraId="48208646"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22CC0F50" w14:textId="17C53AC9"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noProof/>
          <w:color w:val="000000"/>
          <w:kern w:val="0"/>
          <w:bdr w:val="none" w:sz="0" w:space="0" w:color="auto" w:frame="1"/>
          <w14:ligatures w14:val="none"/>
        </w:rPr>
        <w:drawing>
          <wp:inline distT="0" distB="0" distL="0" distR="0" wp14:anchorId="025CEEB5" wp14:editId="16BACFDE">
            <wp:extent cx="5943600" cy="3017520"/>
            <wp:effectExtent l="0" t="0" r="0" b="0"/>
            <wp:docPr id="168019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0974286A" w14:textId="77777777" w:rsidR="004252B7" w:rsidRPr="004252B7" w:rsidRDefault="004252B7" w:rsidP="004252B7">
      <w:pPr>
        <w:spacing w:after="240" w:line="240" w:lineRule="auto"/>
        <w:rPr>
          <w:rFonts w:ascii="Times New Roman" w:eastAsia="Times New Roman" w:hAnsi="Times New Roman" w:cs="Times New Roman"/>
          <w:kern w:val="0"/>
          <w:sz w:val="24"/>
          <w:szCs w:val="24"/>
          <w14:ligatures w14:val="none"/>
        </w:rPr>
      </w:pPr>
      <w:r w:rsidRPr="004252B7">
        <w:rPr>
          <w:rFonts w:ascii="Times New Roman" w:eastAsia="Times New Roman" w:hAnsi="Times New Roman" w:cs="Times New Roman"/>
          <w:kern w:val="0"/>
          <w:sz w:val="24"/>
          <w:szCs w:val="24"/>
          <w14:ligatures w14:val="none"/>
        </w:rPr>
        <w:br/>
      </w:r>
    </w:p>
    <w:p w14:paraId="483F0E66"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 xml:space="preserve">The receiver will have three servos. One to move the car forward, one to turn the wheels, and one to turn the FPV camera. Once again, I had to use replacement symbols in the wiring diagram because </w:t>
      </w:r>
      <w:proofErr w:type="spellStart"/>
      <w:r w:rsidRPr="004252B7">
        <w:rPr>
          <w:rFonts w:ascii="Arial" w:eastAsia="Times New Roman" w:hAnsi="Arial" w:cs="Arial"/>
          <w:color w:val="000000"/>
          <w:kern w:val="0"/>
          <w14:ligatures w14:val="none"/>
        </w:rPr>
        <w:t>TinkerCAD</w:t>
      </w:r>
      <w:proofErr w:type="spellEnd"/>
      <w:r w:rsidRPr="004252B7">
        <w:rPr>
          <w:rFonts w:ascii="Arial" w:eastAsia="Times New Roman" w:hAnsi="Arial" w:cs="Arial"/>
          <w:color w:val="000000"/>
          <w:kern w:val="0"/>
          <w14:ligatures w14:val="none"/>
        </w:rPr>
        <w:t xml:space="preserve"> doesn’t have symbols for Arduino Nano or RxB12 receivers. </w:t>
      </w:r>
    </w:p>
    <w:p w14:paraId="3618391F"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5A541A7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lastRenderedPageBreak/>
        <w:t>I tried first with the cheapest receivers I could find and it was a bad idea. I did more internet research, then bought the slightly more expensive but more effective RxB12. It made a huge difference.</w:t>
      </w:r>
    </w:p>
    <w:p w14:paraId="67888758"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7BBD30AE"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The battery will be a 3.7V LiPo rather than the 3 AAs because, once again, space and weight are a major concern on the car.</w:t>
      </w:r>
    </w:p>
    <w:p w14:paraId="24016AC4"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656995E0"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u w:val="single"/>
          <w14:ligatures w14:val="none"/>
        </w:rPr>
        <w:t>Parts List</w:t>
      </w:r>
    </w:p>
    <w:p w14:paraId="1EA7A6D1"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2x 180° SG90 tower servos</w:t>
      </w:r>
    </w:p>
    <w:p w14:paraId="20B75DBE"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3594163E"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1x 360° SG90 tower servo</w:t>
      </w:r>
    </w:p>
    <w:p w14:paraId="0D2628A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0BF29099"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1x Arduino Nano</w:t>
      </w:r>
    </w:p>
    <w:p w14:paraId="73A1EFB5"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2675E073"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1x RxB12 433 MHz receiver</w:t>
      </w:r>
    </w:p>
    <w:p w14:paraId="1330729F"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44AA053E"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2x White LEDs</w:t>
      </w:r>
    </w:p>
    <w:p w14:paraId="4998004D"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67506F93"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 xml:space="preserve">2x Red </w:t>
      </w:r>
      <w:proofErr w:type="spellStart"/>
      <w:r w:rsidRPr="004252B7">
        <w:rPr>
          <w:rFonts w:ascii="Arial" w:eastAsia="Times New Roman" w:hAnsi="Arial" w:cs="Arial"/>
          <w:color w:val="000000"/>
          <w:kern w:val="0"/>
          <w14:ligatures w14:val="none"/>
        </w:rPr>
        <w:t>Leds</w:t>
      </w:r>
      <w:proofErr w:type="spellEnd"/>
    </w:p>
    <w:p w14:paraId="13D53FEF"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77026C04"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14:ligatures w14:val="none"/>
        </w:rPr>
        <w:t>4x 330Ω resistors</w:t>
      </w:r>
    </w:p>
    <w:p w14:paraId="32F6DE80"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p>
    <w:p w14:paraId="43C29085" w14:textId="77777777" w:rsidR="004252B7" w:rsidRPr="004252B7" w:rsidRDefault="004252B7" w:rsidP="004252B7">
      <w:pPr>
        <w:spacing w:after="0" w:line="240" w:lineRule="auto"/>
        <w:rPr>
          <w:rFonts w:ascii="Times New Roman" w:eastAsia="Times New Roman" w:hAnsi="Times New Roman" w:cs="Times New Roman"/>
          <w:kern w:val="0"/>
          <w:sz w:val="24"/>
          <w:szCs w:val="24"/>
          <w14:ligatures w14:val="none"/>
        </w:rPr>
      </w:pPr>
      <w:r w:rsidRPr="004252B7">
        <w:rPr>
          <w:rFonts w:ascii="Arial" w:eastAsia="Times New Roman" w:hAnsi="Arial" w:cs="Arial"/>
          <w:color w:val="000000"/>
          <w:kern w:val="0"/>
          <w:u w:val="single"/>
          <w14:ligatures w14:val="none"/>
        </w:rPr>
        <w:t>Prototype Pictures</w:t>
      </w:r>
    </w:p>
    <w:p w14:paraId="4BBC9849" w14:textId="29EA3FC9" w:rsidR="004252B7" w:rsidRDefault="004252B7">
      <w:r>
        <w:br w:type="page"/>
      </w:r>
    </w:p>
    <w:p w14:paraId="1A9DC442" w14:textId="2CF4B6E0" w:rsidR="008A75A8" w:rsidRDefault="004252B7" w:rsidP="004252B7">
      <w:pPr>
        <w:jc w:val="center"/>
        <w:rPr>
          <w:ins w:id="4" w:author="Kyle Stalker" w:date="2024-04-03T11:27:00Z"/>
          <w:u w:val="single"/>
        </w:rPr>
      </w:pPr>
      <w:ins w:id="5" w:author="Kyle Stalker" w:date="2024-04-03T11:27:00Z">
        <w:r>
          <w:rPr>
            <w:u w:val="single"/>
          </w:rPr>
          <w:lastRenderedPageBreak/>
          <w:t>Shell</w:t>
        </w:r>
      </w:ins>
    </w:p>
    <w:p w14:paraId="0E5B917F" w14:textId="034743B7" w:rsidR="004252B7" w:rsidRDefault="004252B7" w:rsidP="004252B7">
      <w:pPr>
        <w:jc w:val="center"/>
        <w:rPr>
          <w:ins w:id="6" w:author="Kyle Stalker" w:date="2024-04-03T11:27:00Z"/>
          <w:u w:val="single"/>
        </w:rPr>
      </w:pPr>
    </w:p>
    <w:p w14:paraId="326E841D" w14:textId="2382E021" w:rsidR="004252B7" w:rsidRDefault="004252B7" w:rsidP="004252B7">
      <w:pPr>
        <w:jc w:val="center"/>
        <w:rPr>
          <w:ins w:id="7" w:author="Kyle Stalker" w:date="2024-04-03T11:29:00Z"/>
          <w:u w:val="single"/>
        </w:rPr>
      </w:pPr>
      <w:ins w:id="8" w:author="Kyle Stalker" w:date="2024-04-03T11:28:00Z">
        <w:r w:rsidRPr="004252B7">
          <w:rPr>
            <w:noProof/>
            <w:rPrChange w:id="9" w:author="Kyle Stalker" w:date="2024-04-03T11:36:00Z">
              <w:rPr>
                <w:noProof/>
                <w:u w:val="single"/>
              </w:rPr>
            </w:rPrChange>
          </w:rPr>
          <mc:AlternateContent>
            <mc:Choice Requires="am3d">
              <w:drawing>
                <wp:inline distT="0" distB="0" distL="0" distR="0" wp14:anchorId="168C8188" wp14:editId="7DAC0F79">
                  <wp:extent cx="4601594" cy="3544768"/>
                  <wp:effectExtent l="0" t="0" r="8890" b="0"/>
                  <wp:docPr id="271203861" name="3D Model 4"/>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4601210" cy="3544570"/>
                          </a:xfrm>
                          <a:prstGeom prst="rect">
                            <a:avLst/>
                          </a:prstGeom>
                        </am3d:spPr>
                        <am3d:camera>
                          <am3d:pos x="0" y="0" z="54415356"/>
                          <am3d:up dx="0" dy="36000000" dz="0"/>
                          <am3d:lookAt x="0" y="0" z="0"/>
                          <am3d:perspective fov="2700000"/>
                        </am3d:camera>
                        <am3d:trans>
                          <am3d:meterPerModelUnit n="7184" d="1000000"/>
                          <am3d:preTrans dx="6588" dy="-4787809" dz="-1263980"/>
                          <am3d:scale>
                            <am3d:sx n="1000000" d="1000000"/>
                            <am3d:sy n="1000000" d="1000000"/>
                            <am3d:sz n="1000000" d="1000000"/>
                          </am3d:scale>
                          <am3d:rot ax="19800000" ay="19200000" az="12000000"/>
                          <am3d:postTrans dx="0" dy="0" dz="0"/>
                        </am3d:trans>
                        <am3d:raster rName="Office3DRenderer" rVer="16.0.8326">
                          <am3d:blip r:embed="rId9"/>
                        </am3d:raster>
                        <am3d:objViewport viewportSz="539376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168C8188" wp14:editId="7DAC0F79">
                  <wp:extent cx="4601594" cy="3544768"/>
                  <wp:effectExtent l="0" t="0" r="8890" b="0"/>
                  <wp:docPr id="271203861" name="3D Model 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71203861" name="3D Model 4"/>
                          <pic:cNvPicPr>
                            <a:picLocks noGrp="1" noRot="1" noChangeAspect="1" noMove="1" noResize="1" noEditPoints="1" noAdjustHandles="1" noChangeArrowheads="1" noChangeShapeType="1" noCrop="1"/>
                          </pic:cNvPicPr>
                        </pic:nvPicPr>
                        <pic:blipFill>
                          <a:blip r:embed="rId9"/>
                          <a:stretch>
                            <a:fillRect/>
                          </a:stretch>
                        </pic:blipFill>
                        <pic:spPr>
                          <a:xfrm>
                            <a:off x="0" y="0"/>
                            <a:ext cx="4601210" cy="3544570"/>
                          </a:xfrm>
                          <a:prstGeom prst="rect">
                            <a:avLst/>
                          </a:prstGeom>
                        </pic:spPr>
                      </pic:pic>
                    </a:graphicData>
                  </a:graphic>
                </wp:inline>
              </w:drawing>
            </mc:Fallback>
          </mc:AlternateContent>
        </w:r>
      </w:ins>
    </w:p>
    <w:p w14:paraId="77F89DE7" w14:textId="77777777" w:rsidR="004252B7" w:rsidRDefault="004252B7" w:rsidP="004252B7">
      <w:pPr>
        <w:jc w:val="center"/>
        <w:rPr>
          <w:ins w:id="10" w:author="Kyle Stalker" w:date="2024-04-03T11:29:00Z"/>
          <w:u w:val="single"/>
        </w:rPr>
      </w:pPr>
    </w:p>
    <w:p w14:paraId="69AC41C4" w14:textId="77777777" w:rsidR="004252B7" w:rsidRDefault="004252B7" w:rsidP="004252B7">
      <w:pPr>
        <w:rPr>
          <w:ins w:id="11" w:author="Kyle Stalker" w:date="2024-04-03T11:31:00Z"/>
        </w:rPr>
      </w:pPr>
      <w:ins w:id="12" w:author="Kyle Stalker" w:date="2024-04-03T11:30:00Z">
        <w:r>
          <w:rPr>
            <w:noProof/>
          </w:rPr>
          <mc:AlternateContent>
            <mc:Choice Requires="am3d">
              <w:drawing>
                <wp:inline distT="0" distB="0" distL="0" distR="0" wp14:anchorId="71B41389" wp14:editId="72C42988">
                  <wp:extent cx="3456952" cy="2903840"/>
                  <wp:effectExtent l="0" t="0" r="0" b="0"/>
                  <wp:docPr id="545747659" name="3D Model 5"/>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3456940" cy="2903220"/>
                          </a:xfrm>
                          <a:prstGeom prst="rect">
                            <a:avLst/>
                          </a:prstGeom>
                        </am3d:spPr>
                        <am3d:camera>
                          <am3d:pos x="0" y="0" z="61719419"/>
                          <am3d:up dx="0" dy="36000000" dz="0"/>
                          <am3d:lookAt x="0" y="0" z="0"/>
                          <am3d:perspective fov="2700000"/>
                        </am3d:camera>
                        <am3d:trans>
                          <am3d:meterPerModelUnit n="12944" d="1000000"/>
                          <am3d:preTrans dx="34474649" dy="-5161985" dz="5855380"/>
                          <am3d:scale>
                            <am3d:sx n="1000000" d="1000000"/>
                            <am3d:sy n="1000000" d="1000000"/>
                            <am3d:sz n="1000000" d="1000000"/>
                          </am3d:scale>
                          <am3d:rot ax="19800000" ay="19200000" az="12000000"/>
                          <am3d:postTrans dx="0" dy="0" dz="0"/>
                        </am3d:trans>
                        <am3d:raster rName="Office3DRenderer" rVer="16.0.8326">
                          <am3d:blip r:embed="rId11"/>
                        </am3d:raster>
                        <am3d:objViewport viewportSz="379196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71B41389" wp14:editId="72C42988">
                  <wp:extent cx="3456952" cy="2903840"/>
                  <wp:effectExtent l="0" t="0" r="0" b="0"/>
                  <wp:docPr id="545747659" name="3D Model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45747659" name="3D Model 5"/>
                          <pic:cNvPicPr>
                            <a:picLocks noGrp="1" noRot="1" noChangeAspect="1" noMove="1" noResize="1" noEditPoints="1" noAdjustHandles="1" noChangeArrowheads="1" noChangeShapeType="1" noCrop="1"/>
                          </pic:cNvPicPr>
                        </pic:nvPicPr>
                        <pic:blipFill>
                          <a:blip r:embed="rId11"/>
                          <a:stretch>
                            <a:fillRect/>
                          </a:stretch>
                        </pic:blipFill>
                        <pic:spPr>
                          <a:xfrm>
                            <a:off x="0" y="0"/>
                            <a:ext cx="3456940" cy="2903220"/>
                          </a:xfrm>
                          <a:prstGeom prst="rect">
                            <a:avLst/>
                          </a:prstGeom>
                        </pic:spPr>
                      </pic:pic>
                    </a:graphicData>
                  </a:graphic>
                </wp:inline>
              </w:drawing>
            </mc:Fallback>
          </mc:AlternateContent>
        </w:r>
      </w:ins>
    </w:p>
    <w:p w14:paraId="513E0084" w14:textId="77777777" w:rsidR="004252B7" w:rsidRDefault="004252B7" w:rsidP="004252B7">
      <w:pPr>
        <w:rPr>
          <w:ins w:id="13" w:author="Kyle Stalker" w:date="2024-04-03T11:31:00Z"/>
        </w:rPr>
      </w:pPr>
    </w:p>
    <w:p w14:paraId="227FDA86" w14:textId="331895F7" w:rsidR="004252B7" w:rsidRDefault="004252B7" w:rsidP="004252B7">
      <w:pPr>
        <w:rPr>
          <w:ins w:id="14" w:author="Kyle Stalker" w:date="2024-04-03T11:31:00Z"/>
        </w:rPr>
      </w:pPr>
      <w:ins w:id="15" w:author="Kyle Stalker" w:date="2024-04-03T11:29:00Z">
        <w:r>
          <w:t xml:space="preserve">The shell will print in two parts, the main </w:t>
        </w:r>
        <w:proofErr w:type="gramStart"/>
        <w:r>
          <w:t>body</w:t>
        </w:r>
        <w:proofErr w:type="gramEnd"/>
        <w:r>
          <w:t xml:space="preserve"> and the roof.</w:t>
        </w:r>
      </w:ins>
      <w:ins w:id="16" w:author="Kyle Stalker" w:date="2024-04-03T11:30:00Z">
        <w:r>
          <w:t xml:space="preserve"> This will eliminate a ton of support material and greatly reduce printing time</w:t>
        </w:r>
      </w:ins>
    </w:p>
    <w:p w14:paraId="6AE5B8F2" w14:textId="77777777" w:rsidR="004252B7" w:rsidRDefault="004252B7" w:rsidP="004252B7">
      <w:pPr>
        <w:rPr>
          <w:ins w:id="17" w:author="Kyle Stalker" w:date="2024-04-03T11:31:00Z"/>
        </w:rPr>
      </w:pPr>
    </w:p>
    <w:p w14:paraId="429B21E6" w14:textId="77777777" w:rsidR="004252B7" w:rsidRDefault="004252B7" w:rsidP="004252B7">
      <w:pPr>
        <w:rPr>
          <w:ins w:id="18" w:author="Kyle Stalker" w:date="2024-04-03T11:31:00Z"/>
        </w:rPr>
      </w:pPr>
    </w:p>
    <w:p w14:paraId="1A083D3F" w14:textId="4CA74DA2" w:rsidR="004252B7" w:rsidRDefault="004252B7" w:rsidP="004252B7">
      <w:pPr>
        <w:rPr>
          <w:ins w:id="19" w:author="Kyle Stalker" w:date="2024-04-03T11:31:00Z"/>
          <w:u w:val="single"/>
        </w:rPr>
      </w:pPr>
      <w:ins w:id="20" w:author="Kyle Stalker" w:date="2024-04-03T11:31:00Z">
        <w:r>
          <w:rPr>
            <w:u w:val="single"/>
          </w:rPr>
          <w:t>Internals</w:t>
        </w:r>
      </w:ins>
    </w:p>
    <w:p w14:paraId="75A8158D" w14:textId="77777777" w:rsidR="004252B7" w:rsidRDefault="004252B7" w:rsidP="004252B7">
      <w:pPr>
        <w:rPr>
          <w:ins w:id="21" w:author="Kyle Stalker" w:date="2024-04-03T11:31:00Z"/>
          <w:u w:val="single"/>
        </w:rPr>
      </w:pPr>
    </w:p>
    <w:p w14:paraId="3B583AD3" w14:textId="1AECA9A2" w:rsidR="004252B7" w:rsidRDefault="004252B7" w:rsidP="004252B7">
      <w:pPr>
        <w:rPr>
          <w:ins w:id="22" w:author="Kyle Stalker" w:date="2024-04-03T11:32:00Z"/>
        </w:rPr>
      </w:pPr>
      <w:ins w:id="23" w:author="Kyle Stalker" w:date="2024-04-03T11:31:00Z">
        <w:r>
          <w:t xml:space="preserve">The </w:t>
        </w:r>
      </w:ins>
      <w:ins w:id="24" w:author="Kyle Stalker" w:date="2024-04-03T11:32:00Z">
        <w:r>
          <w:t>mechanical parts on the inside will probably also have to be printed in two parts, the main bottom and a second print with everything else</w:t>
        </w:r>
      </w:ins>
    </w:p>
    <w:p w14:paraId="5E8508F1" w14:textId="64D843F2" w:rsidR="004252B7" w:rsidRDefault="004252B7" w:rsidP="004252B7">
      <w:pPr>
        <w:rPr>
          <w:ins w:id="25" w:author="Kyle Stalker" w:date="2024-04-03T11:32:00Z"/>
        </w:rPr>
      </w:pPr>
    </w:p>
    <w:p w14:paraId="1D560472" w14:textId="57B39772" w:rsidR="004252B7" w:rsidRPr="004252B7" w:rsidRDefault="000D6E6C" w:rsidP="004252B7">
      <w:pPr>
        <w:rPr>
          <w:ins w:id="26" w:author="Kyle Stalker" w:date="2024-04-03T11:30:00Z"/>
        </w:rPr>
      </w:pPr>
      <w:ins w:id="27" w:author="Kyle Stalker" w:date="2024-04-03T11:33:00Z">
        <w:r>
          <w:rPr>
            <w:noProof/>
          </w:rPr>
          <mc:AlternateContent>
            <mc:Choice Requires="am3d">
              <w:drawing>
                <wp:anchor distT="0" distB="0" distL="114300" distR="114300" simplePos="0" relativeHeight="251673088" behindDoc="0" locked="0" layoutInCell="1" allowOverlap="1" wp14:anchorId="3DAEC1D2" wp14:editId="6A7A4302">
                  <wp:simplePos x="0" y="0"/>
                  <wp:positionH relativeFrom="column">
                    <wp:posOffset>-579063</wp:posOffset>
                  </wp:positionH>
                  <wp:positionV relativeFrom="paragraph">
                    <wp:posOffset>128774</wp:posOffset>
                  </wp:positionV>
                  <wp:extent cx="7090930" cy="3112396"/>
                  <wp:effectExtent l="0" t="0" r="0" b="0"/>
                  <wp:wrapNone/>
                  <wp:docPr id="1028766419" name="3D Model 6"/>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7090410" cy="3112135"/>
                          </a:xfrm>
                          <a:prstGeom prst="rect">
                            <a:avLst/>
                          </a:prstGeom>
                        </am3d:spPr>
                        <am3d:camera>
                          <am3d:pos x="0" y="0" z="52112454"/>
                          <am3d:up dx="0" dy="36000000" dz="0"/>
                          <am3d:lookAt x="0" y="0" z="0"/>
                          <am3d:perspective fov="2700000"/>
                        </am3d:camera>
                        <am3d:trans>
                          <am3d:meterPerModelUnit n="7235" d="1000000"/>
                          <am3d:preTrans dx="-19026592" dy="-3243624" dz="-770072"/>
                          <am3d:scale>
                            <am3d:sx n="1000000" d="1000000"/>
                            <am3d:sy n="1000000" d="1000000"/>
                            <am3d:sz n="1000000" d="1000000"/>
                          </am3d:scale>
                          <am3d:rot ax="5397100" az="16200000"/>
                          <am3d:postTrans dx="0" dy="0" dz="0"/>
                        </am3d:trans>
                        <am3d:raster rName="Office3DRenderer" rVer="16.0.8326">
                          <am3d:blip r:embed="rId13"/>
                        </am3d:raster>
                        <am3d:objViewport viewportSz="853695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3088" behindDoc="0" locked="0" layoutInCell="1" allowOverlap="1" wp14:anchorId="3DAEC1D2" wp14:editId="6A7A4302">
                  <wp:simplePos x="0" y="0"/>
                  <wp:positionH relativeFrom="column">
                    <wp:posOffset>-579063</wp:posOffset>
                  </wp:positionH>
                  <wp:positionV relativeFrom="paragraph">
                    <wp:posOffset>128774</wp:posOffset>
                  </wp:positionV>
                  <wp:extent cx="7090930" cy="3112396"/>
                  <wp:effectExtent l="0" t="0" r="0" b="0"/>
                  <wp:wrapNone/>
                  <wp:docPr id="1028766419" name="3D Model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28766419" name="3D Model 6"/>
                          <pic:cNvPicPr>
                            <a:picLocks noGrp="1" noRot="1" noChangeAspect="1" noMove="1" noResize="1" noEditPoints="1" noAdjustHandles="1" noChangeArrowheads="1" noChangeShapeType="1" noCrop="1"/>
                          </pic:cNvPicPr>
                        </pic:nvPicPr>
                        <pic:blipFill>
                          <a:blip r:embed="rId13"/>
                          <a:stretch>
                            <a:fillRect/>
                          </a:stretch>
                        </pic:blipFill>
                        <pic:spPr>
                          <a:xfrm>
                            <a:off x="0" y="0"/>
                            <a:ext cx="7090410" cy="3112135"/>
                          </a:xfrm>
                          <a:prstGeom prst="rect">
                            <a:avLst/>
                          </a:prstGeom>
                        </pic:spPr>
                      </pic:pic>
                    </a:graphicData>
                  </a:graphic>
                  <wp14:sizeRelH relativeFrom="margin">
                    <wp14:pctWidth>0</wp14:pctWidth>
                  </wp14:sizeRelH>
                  <wp14:sizeRelV relativeFrom="margin">
                    <wp14:pctHeight>0</wp14:pctHeight>
                  </wp14:sizeRelV>
                </wp:anchor>
              </w:drawing>
            </mc:Fallback>
          </mc:AlternateContent>
        </w:r>
      </w:ins>
    </w:p>
    <w:p w14:paraId="65122280" w14:textId="72A055D9" w:rsidR="004252B7" w:rsidRDefault="004252B7" w:rsidP="004252B7">
      <w:pPr>
        <w:rPr>
          <w:ins w:id="28" w:author="Kyle Stalker" w:date="2024-04-03T11:30:00Z"/>
        </w:rPr>
      </w:pPr>
    </w:p>
    <w:p w14:paraId="58293D63" w14:textId="0C0A616E" w:rsidR="004252B7" w:rsidRPr="004252B7" w:rsidRDefault="004252B7" w:rsidP="004252B7">
      <w:ins w:id="29" w:author="Kyle Stalker" w:date="2024-04-03T11:33:00Z">
        <w:r>
          <w:rPr>
            <w:noProof/>
          </w:rPr>
          <mc:AlternateContent>
            <mc:Choice Requires="am3d">
              <w:drawing>
                <wp:anchor distT="0" distB="0" distL="114300" distR="114300" simplePos="0" relativeHeight="251665920" behindDoc="0" locked="0" layoutInCell="1" allowOverlap="1" wp14:anchorId="4A3EB69D" wp14:editId="203CD922">
                  <wp:simplePos x="0" y="0"/>
                  <wp:positionH relativeFrom="column">
                    <wp:posOffset>-153678</wp:posOffset>
                  </wp:positionH>
                  <wp:positionV relativeFrom="paragraph">
                    <wp:posOffset>3461285</wp:posOffset>
                  </wp:positionV>
                  <wp:extent cx="5797565" cy="4097219"/>
                  <wp:effectExtent l="0" t="0" r="0" b="0"/>
                  <wp:wrapNone/>
                  <wp:docPr id="795520202" name="3D Model 7"/>
                  <wp:cNvGraphicFramePr>
                    <a:graphicFrameLocks xmlns:a="http://schemas.openxmlformats.org/drawingml/2006/main" noChangeAspect="1"/>
                  </wp:cNvGraphicFramePr>
                  <a:graphic xmlns:a="http://schemas.openxmlformats.org/drawingml/2006/main">
                    <a:graphicData uri="http://schemas.microsoft.com/office/drawing/2017/model3d">
                      <am3d:model3d r:embed="rId14">
                        <am3d:spPr>
                          <a:xfrm>
                            <a:off x="0" y="0"/>
                            <a:ext cx="5797550" cy="4097020"/>
                          </a:xfrm>
                          <a:prstGeom prst="rect">
                            <a:avLst/>
                          </a:prstGeom>
                        </am3d:spPr>
                        <am3d:camera>
                          <am3d:pos x="0" y="0" z="57485708"/>
                          <am3d:up dx="0" dy="36000000" dz="0"/>
                          <am3d:lookAt x="0" y="0" z="0"/>
                          <am3d:perspective fov="2700000"/>
                        </am3d:camera>
                        <am3d:trans>
                          <am3d:meterPerModelUnit n="8219" d="1000000"/>
                          <am3d:preTrans dx="-46992782" dy="-3339257" dz="2720683"/>
                          <am3d:scale>
                            <am3d:sx n="1000000" d="1000000"/>
                            <am3d:sy n="1000000" d="1000000"/>
                            <am3d:sz n="1000000" d="1000000"/>
                          </am3d:scale>
                          <am3d:rot ax="5400000" az="5400000"/>
                          <am3d:postTrans dx="0" dy="0" dz="0"/>
                        </am3d:trans>
                        <am3d:raster rName="Office3DRenderer" rVer="16.0.8326">
                          <am3d:blip r:embed="rId15"/>
                        </am3d:raster>
                        <am3d:objViewport viewportSz="786627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5920" behindDoc="0" locked="0" layoutInCell="1" allowOverlap="1" wp14:anchorId="4A3EB69D" wp14:editId="203CD922">
                  <wp:simplePos x="0" y="0"/>
                  <wp:positionH relativeFrom="column">
                    <wp:posOffset>-153678</wp:posOffset>
                  </wp:positionH>
                  <wp:positionV relativeFrom="paragraph">
                    <wp:posOffset>3461285</wp:posOffset>
                  </wp:positionV>
                  <wp:extent cx="5797565" cy="4097219"/>
                  <wp:effectExtent l="0" t="0" r="0" b="0"/>
                  <wp:wrapNone/>
                  <wp:docPr id="795520202" name="3D Model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95520202" name="3D Model 7"/>
                          <pic:cNvPicPr>
                            <a:picLocks noGrp="1" noRot="1" noChangeAspect="1" noMove="1" noResize="1" noEditPoints="1" noAdjustHandles="1" noChangeArrowheads="1" noChangeShapeType="1" noCrop="1"/>
                          </pic:cNvPicPr>
                        </pic:nvPicPr>
                        <pic:blipFill>
                          <a:blip r:embed="rId15"/>
                          <a:stretch>
                            <a:fillRect/>
                          </a:stretch>
                        </pic:blipFill>
                        <pic:spPr>
                          <a:xfrm>
                            <a:off x="0" y="0"/>
                            <a:ext cx="5797550" cy="4097020"/>
                          </a:xfrm>
                          <a:prstGeom prst="rect">
                            <a:avLst/>
                          </a:prstGeom>
                        </pic:spPr>
                      </pic:pic>
                    </a:graphicData>
                  </a:graphic>
                  <wp14:sizeRelH relativeFrom="margin">
                    <wp14:pctWidth>0</wp14:pctWidth>
                  </wp14:sizeRelH>
                  <wp14:sizeRelV relativeFrom="margin">
                    <wp14:pctHeight>0</wp14:pctHeight>
                  </wp14:sizeRelV>
                </wp:anchor>
              </w:drawing>
            </mc:Fallback>
          </mc:AlternateContent>
        </w:r>
      </w:ins>
    </w:p>
    <w:sectPr w:rsidR="004252B7" w:rsidRPr="004252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yle Stalker">
    <w15:presenceInfo w15:providerId="Windows Live" w15:userId="9945eaeb30071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2B7"/>
    <w:rsid w:val="000D6E6C"/>
    <w:rsid w:val="004252B7"/>
    <w:rsid w:val="008A75A8"/>
    <w:rsid w:val="009923C4"/>
    <w:rsid w:val="00B5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C6246"/>
  <w15:chartTrackingRefBased/>
  <w15:docId w15:val="{AB003761-C976-4238-959B-4288888A9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52B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4252B7"/>
    <w:rPr>
      <w:color w:val="0000FF"/>
      <w:u w:val="single"/>
    </w:rPr>
  </w:style>
  <w:style w:type="paragraph" w:styleId="Revision">
    <w:name w:val="Revision"/>
    <w:hidden/>
    <w:uiPriority w:val="99"/>
    <w:semiHidden/>
    <w:rsid w:val="004252B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51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microsoft.com/office/2017/06/relationships/model3d" Target="media/model3d3.glb"/><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microsoft.com/office/2017/06/relationships/model3d" Target="media/model3d2.glb"/><Relationship Id="rId4" Type="http://schemas.openxmlformats.org/officeDocument/2006/relationships/hyperlink" Target="https://github.com/KyleStalker17/RcCar_Project/tree/main" TargetMode="External"/><Relationship Id="rId9" Type="http://schemas.openxmlformats.org/officeDocument/2006/relationships/image" Target="media/image4.png"/><Relationship Id="rId14" Type="http://schemas.microsoft.com/office/2017/06/relationships/model3d" Target="media/model3d4.glb"/></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526</Words>
  <Characters>3004</Characters>
  <Application>Microsoft Office Word</Application>
  <DocSecurity>0</DocSecurity>
  <Lines>25</Lines>
  <Paragraphs>7</Paragraphs>
  <ScaleCrop>false</ScaleCrop>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Stalker</dc:creator>
  <cp:keywords/>
  <dc:description/>
  <cp:lastModifiedBy>Kyle Stalker</cp:lastModifiedBy>
  <cp:revision>2</cp:revision>
  <dcterms:created xsi:type="dcterms:W3CDTF">2024-04-04T03:08:00Z</dcterms:created>
  <dcterms:modified xsi:type="dcterms:W3CDTF">2024-04-04T03:08:00Z</dcterms:modified>
</cp:coreProperties>
</file>